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60CD7DB9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</w:t>
      </w:r>
      <w:r w:rsidR="00861524">
        <w:rPr>
          <w:sz w:val="28"/>
          <w:lang w:val="es-ES"/>
        </w:rPr>
        <w:t>1</w:t>
      </w:r>
      <w:r w:rsidR="001D76E1" w:rsidRPr="0079279D">
        <w:rPr>
          <w:sz w:val="28"/>
          <w:lang w:val="es-ES"/>
        </w:rPr>
        <w:t>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0E6E23">
        <w:tc>
          <w:tcPr>
            <w:tcW w:w="2304" w:type="dxa"/>
          </w:tcPr>
          <w:p w14:paraId="0E6FCCB1" w14:textId="77777777" w:rsidR="001D76E1" w:rsidRPr="0079279D" w:rsidRDefault="001D76E1" w:rsidP="000E6E23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0E6E23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0E6E23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0E6E23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0E6E23">
        <w:tc>
          <w:tcPr>
            <w:tcW w:w="2304" w:type="dxa"/>
          </w:tcPr>
          <w:p w14:paraId="0E6FCCB6" w14:textId="188408ED" w:rsidR="001D76E1" w:rsidRPr="0079279D" w:rsidRDefault="001D76E1" w:rsidP="000E6E23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7E2144">
              <w:rPr>
                <w:lang w:val="es-ES"/>
              </w:rPr>
              <w:t>17</w:t>
            </w:r>
            <w:r w:rsidRPr="0079279D">
              <w:rPr>
                <w:lang w:val="es-ES"/>
              </w:rPr>
              <w:t>/</w:t>
            </w:r>
            <w:r w:rsidR="007E2144"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 w:rsidR="007E2144">
              <w:rPr>
                <w:lang w:val="es-ES"/>
              </w:rPr>
              <w:t>25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E6FCCB7" w14:textId="5DC45DA5" w:rsidR="001D76E1" w:rsidRPr="0079279D" w:rsidRDefault="001D76E1" w:rsidP="000E6E23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7E2144">
              <w:rPr>
                <w:lang w:val="es-ES"/>
              </w:rPr>
              <w:t>1</w:t>
            </w:r>
            <w:r w:rsidRPr="0079279D">
              <w:rPr>
                <w:lang w:val="es-ES"/>
              </w:rPr>
              <w:t>.</w:t>
            </w:r>
            <w:r w:rsidR="007E2144">
              <w:rPr>
                <w:lang w:val="es-ES"/>
              </w:rPr>
              <w:t>1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5F2A1208" w:rsidR="001D76E1" w:rsidRPr="0079279D" w:rsidRDefault="001D76E1" w:rsidP="000E6E23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7E2144">
              <w:rPr>
                <w:lang w:val="es-ES"/>
              </w:rPr>
              <w:t>Crear y completar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0E6FCCB9" w14:textId="1736DA2E" w:rsidR="001D76E1" w:rsidRPr="0079279D" w:rsidRDefault="001D76E1" w:rsidP="000E6E23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7E2144">
              <w:rPr>
                <w:lang w:val="es-ES"/>
              </w:rPr>
              <w:t>Pablo Ramón Palarea</w:t>
            </w:r>
            <w:r w:rsidRPr="0079279D">
              <w:rPr>
                <w:lang w:val="es-ES"/>
              </w:rPr>
              <w:t>&gt;</w:t>
            </w:r>
          </w:p>
        </w:tc>
      </w:tr>
      <w:tr w:rsidR="001D76E1" w:rsidRPr="0079279D" w14:paraId="0E6FCCBF" w14:textId="77777777" w:rsidTr="000E6E23">
        <w:tc>
          <w:tcPr>
            <w:tcW w:w="2304" w:type="dxa"/>
          </w:tcPr>
          <w:p w14:paraId="0E6FCCBB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BC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BD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E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4" w14:textId="77777777" w:rsidTr="000E6E23">
        <w:tc>
          <w:tcPr>
            <w:tcW w:w="2304" w:type="dxa"/>
          </w:tcPr>
          <w:p w14:paraId="0E6FCCC0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9" w14:textId="77777777" w:rsidTr="000E6E23">
        <w:tc>
          <w:tcPr>
            <w:tcW w:w="2304" w:type="dxa"/>
          </w:tcPr>
          <w:p w14:paraId="0E6FCCC5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D76E1" w:rsidRPr="0079279D" w:rsidRDefault="001D76E1" w:rsidP="000E6E23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3F021BB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1F5E54D5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0EA8322B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46BB60E6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02E303C0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3DCCD902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0CCF2D62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3" w14:textId="1CD70313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4" w14:textId="6077478C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5" w14:textId="4234E51D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60737626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38DE92DA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227002FD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3A3DD6DE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6018CAFC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8033803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4E28ADCE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D" w14:textId="736E2413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13A1C9FA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40F66869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377F37E2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03B4B74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2" w14:textId="5262D5B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3" w14:textId="0848C050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4" w14:textId="15CFFC05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</w:rPr>
        <w:t>3</w:t>
      </w:r>
      <w:r>
        <w:rPr>
          <w:noProof/>
        </w:rPr>
        <w:fldChar w:fldCharType="end"/>
      </w:r>
    </w:p>
    <w:p w14:paraId="0E6FCCE5" w14:textId="22932D52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 w:rsidR="00806F5D">
        <w:rPr>
          <w:noProof/>
        </w:rPr>
        <w:t>3</w:t>
      </w:r>
      <w:r>
        <w:rPr>
          <w:noProof/>
        </w:rPr>
        <w:fldChar w:fldCharType="end"/>
      </w:r>
    </w:p>
    <w:p w14:paraId="0E6FCCE6" w14:textId="7497B254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083B30" w:rsidP="001D76E1">
      <w:pPr>
        <w:pStyle w:val="Ttulo"/>
        <w:rPr>
          <w:lang w:val="es-ES"/>
        </w:rPr>
      </w:pPr>
      <w:fldSimple w:instr=" TITLE  \* MERGEFORMAT ">
        <w:r w:rsidRPr="0079279D">
          <w:rPr>
            <w:lang w:val="es-ES"/>
          </w:rPr>
          <w:t>Plan de Pruebas</w:t>
        </w:r>
      </w:fldSimple>
    </w:p>
    <w:p w14:paraId="0E6FCCE8" w14:textId="77777777" w:rsidR="004F02E8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095E8DEF" w14:textId="3BF68BD9" w:rsidR="00CF035A" w:rsidRPr="00CF035A" w:rsidRDefault="00CF035A" w:rsidP="00CF035A">
      <w:pPr>
        <w:rPr>
          <w:lang w:val="es-ES"/>
        </w:rPr>
      </w:pPr>
      <w:r>
        <w:rPr>
          <w:lang w:val="es-ES"/>
        </w:rPr>
        <w:t xml:space="preserve">Este es el plan de pruebas </w:t>
      </w:r>
      <w:r w:rsidR="00DC1824">
        <w:rPr>
          <w:lang w:val="es-ES"/>
        </w:rPr>
        <w:t xml:space="preserve">relacionado a un sistema de </w:t>
      </w:r>
      <w:r w:rsidR="00B61D93">
        <w:rPr>
          <w:lang w:val="es-ES"/>
        </w:rPr>
        <w:t xml:space="preserve">gestión de </w:t>
      </w:r>
      <w:r w:rsidR="00DC1824">
        <w:rPr>
          <w:lang w:val="es-ES"/>
        </w:rPr>
        <w:t>un concesionario</w:t>
      </w:r>
      <w:r w:rsidR="00AE5FA6">
        <w:rPr>
          <w:lang w:val="es-ES"/>
        </w:rPr>
        <w:t>. El sistema permite poder comprar coches, alquilarlos y reservar</w:t>
      </w:r>
      <w:r w:rsidR="00F8553A">
        <w:rPr>
          <w:lang w:val="es-ES"/>
        </w:rPr>
        <w:t xml:space="preserve"> diversos mantenimientos. En el documento se especifican pruebas e información que tienen que ser probadas</w:t>
      </w:r>
      <w:r w:rsidR="004D6945">
        <w:rPr>
          <w:lang w:val="es-ES"/>
        </w:rPr>
        <w:t>. Las pruebas en su mayoría consisten en los flujos básicos y los alternativos de los Casos de Uso</w:t>
      </w:r>
      <w:r w:rsidR="00F80426">
        <w:rPr>
          <w:lang w:val="es-ES"/>
        </w:rPr>
        <w:t>.</w:t>
      </w:r>
    </w:p>
    <w:p w14:paraId="0E6FCCEA" w14:textId="77777777" w:rsidR="007C56E9" w:rsidRDefault="007C56E9" w:rsidP="007C56E9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5F630795" w14:textId="2F024C8D" w:rsidR="00D35890" w:rsidRDefault="006B2EBE" w:rsidP="00D35890">
      <w:pPr>
        <w:rPr>
          <w:lang w:val="es-ES"/>
        </w:rPr>
      </w:pPr>
      <w:r>
        <w:rPr>
          <w:lang w:val="es-ES"/>
        </w:rPr>
        <w:t>El plan de pruebas de un sistema de un concesionario debería cumplir con los siguientes objetivos:</w:t>
      </w:r>
    </w:p>
    <w:p w14:paraId="3278C159" w14:textId="77777777" w:rsidR="00F95037" w:rsidRDefault="00F95037" w:rsidP="00D35890">
      <w:pPr>
        <w:rPr>
          <w:lang w:val="es-ES"/>
        </w:rPr>
      </w:pPr>
    </w:p>
    <w:p w14:paraId="4D4038C4" w14:textId="230EF238" w:rsidR="006B2EBE" w:rsidRDefault="006B2EBE" w:rsidP="00D35890">
      <w:pPr>
        <w:rPr>
          <w:lang w:val="es-ES"/>
        </w:rPr>
      </w:pPr>
      <w:r>
        <w:rPr>
          <w:lang w:val="es-ES"/>
        </w:rPr>
        <w:t>1)</w:t>
      </w:r>
      <w:r w:rsidR="004847E4">
        <w:rPr>
          <w:lang w:val="es-ES"/>
        </w:rPr>
        <w:t xml:space="preserve">Describir las actividades necesarias </w:t>
      </w:r>
      <w:r w:rsidR="00301A69">
        <w:rPr>
          <w:lang w:val="es-ES"/>
        </w:rPr>
        <w:t>para realizar las pruebas del sistema y ejecutarlas</w:t>
      </w:r>
      <w:r w:rsidR="005B3A35">
        <w:rPr>
          <w:lang w:val="es-ES"/>
        </w:rPr>
        <w:t>.</w:t>
      </w:r>
    </w:p>
    <w:p w14:paraId="3F890DC6" w14:textId="0F6F154E" w:rsidR="00301A69" w:rsidRDefault="00301A69" w:rsidP="00D35890">
      <w:pPr>
        <w:rPr>
          <w:lang w:val="es-ES"/>
        </w:rPr>
      </w:pPr>
      <w:r>
        <w:rPr>
          <w:lang w:val="es-ES"/>
        </w:rPr>
        <w:t>2)</w:t>
      </w:r>
      <w:r w:rsidR="00184CFA">
        <w:rPr>
          <w:lang w:val="es-ES"/>
        </w:rPr>
        <w:t xml:space="preserve">Definir </w:t>
      </w:r>
      <w:r w:rsidR="00CC7C4F">
        <w:rPr>
          <w:lang w:val="es-ES"/>
        </w:rPr>
        <w:t xml:space="preserve">las herramientas con las que hacer las pruebas </w:t>
      </w:r>
      <w:r w:rsidR="00E6760E">
        <w:rPr>
          <w:lang w:val="es-ES"/>
        </w:rPr>
        <w:t>y el entorno necesario</w:t>
      </w:r>
      <w:r w:rsidR="005B3A35">
        <w:rPr>
          <w:lang w:val="es-ES"/>
        </w:rPr>
        <w:t>.</w:t>
      </w:r>
    </w:p>
    <w:p w14:paraId="6BFFE0B3" w14:textId="33910556" w:rsidR="00E6760E" w:rsidRDefault="00E6760E" w:rsidP="00D35890">
      <w:pPr>
        <w:rPr>
          <w:lang w:val="es-ES"/>
        </w:rPr>
      </w:pPr>
      <w:r>
        <w:rPr>
          <w:lang w:val="es-ES"/>
        </w:rPr>
        <w:t>3)</w:t>
      </w:r>
      <w:r w:rsidR="00AB14BC">
        <w:rPr>
          <w:lang w:val="es-ES"/>
        </w:rPr>
        <w:t xml:space="preserve">Informar a los miembros </w:t>
      </w:r>
      <w:r w:rsidR="005A2F1F">
        <w:rPr>
          <w:lang w:val="es-ES"/>
        </w:rPr>
        <w:t>sus tareas cor</w:t>
      </w:r>
      <w:r w:rsidR="00D518C1">
        <w:rPr>
          <w:lang w:val="es-ES"/>
        </w:rPr>
        <w:t>respondientes y que tienen que realizar</w:t>
      </w:r>
      <w:r w:rsidR="005B3A35">
        <w:rPr>
          <w:lang w:val="es-ES"/>
        </w:rPr>
        <w:t>.</w:t>
      </w:r>
    </w:p>
    <w:p w14:paraId="6B58FF54" w14:textId="6E8C9A78" w:rsidR="00D35890" w:rsidRPr="00D35890" w:rsidRDefault="00D518C1" w:rsidP="00D35890">
      <w:pPr>
        <w:rPr>
          <w:lang w:val="es-ES"/>
        </w:rPr>
      </w:pPr>
      <w:r>
        <w:rPr>
          <w:lang w:val="es-ES"/>
        </w:rPr>
        <w:t>4)</w:t>
      </w:r>
      <w:r w:rsidR="00A84A15">
        <w:rPr>
          <w:lang w:val="es-ES"/>
        </w:rPr>
        <w:t>Comprobar que un cliente puede realizar</w:t>
      </w:r>
      <w:r w:rsidR="00F90771">
        <w:rPr>
          <w:lang w:val="es-ES"/>
        </w:rPr>
        <w:t xml:space="preserve"> realizar los siguientes casos de uso: Comprar </w:t>
      </w:r>
      <w:r w:rsidR="005B3A35">
        <w:rPr>
          <w:lang w:val="es-ES"/>
        </w:rPr>
        <w:t>C</w:t>
      </w:r>
      <w:r w:rsidR="00F90771">
        <w:rPr>
          <w:lang w:val="es-ES"/>
        </w:rPr>
        <w:t>oche</w:t>
      </w:r>
      <w:r w:rsidR="005B3A35">
        <w:rPr>
          <w:lang w:val="es-ES"/>
        </w:rPr>
        <w:t>, Alquilar Coche y Realizar mantenimiento.</w:t>
      </w:r>
    </w:p>
    <w:p w14:paraId="0E6FCCEB" w14:textId="77777777" w:rsidR="007C56E9" w:rsidRPr="0079279D" w:rsidRDefault="007C56E9" w:rsidP="007C56E9">
      <w:pPr>
        <w:rPr>
          <w:lang w:val="es-ES"/>
        </w:rPr>
      </w:pP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0E6FCCED" w14:textId="00586AA2" w:rsidR="007C56E9" w:rsidRPr="0079279D" w:rsidRDefault="00B51DA9" w:rsidP="007C56E9">
      <w:pPr>
        <w:rPr>
          <w:lang w:val="es-ES"/>
        </w:rPr>
      </w:pPr>
      <w:r>
        <w:rPr>
          <w:lang w:val="es-ES"/>
        </w:rPr>
        <w:t xml:space="preserve">El plan de pruebas </w:t>
      </w:r>
      <w:r w:rsidR="006240C3">
        <w:rPr>
          <w:lang w:val="es-ES"/>
        </w:rPr>
        <w:t xml:space="preserve">incluye una </w:t>
      </w:r>
      <w:r w:rsidR="00254D5E">
        <w:rPr>
          <w:lang w:val="es-ES"/>
        </w:rPr>
        <w:t>prueba completa del sistema del concesionario.</w:t>
      </w:r>
    </w:p>
    <w:p w14:paraId="1C1B7438" w14:textId="25E5A0A5" w:rsidR="00D338B6" w:rsidRPr="00D35890" w:rsidRDefault="00A208AA" w:rsidP="00D338B6">
      <w:pPr>
        <w:rPr>
          <w:lang w:val="es-ES"/>
        </w:rPr>
      </w:pPr>
      <w:r>
        <w:rPr>
          <w:lang w:val="es-ES"/>
        </w:rPr>
        <w:t xml:space="preserve">Esta prueba completa incluye las pruebas funcionales de </w:t>
      </w:r>
      <w:r w:rsidR="0042552D">
        <w:rPr>
          <w:lang w:val="es-ES"/>
        </w:rPr>
        <w:t xml:space="preserve">los casos </w:t>
      </w:r>
      <w:r w:rsidR="00D338B6">
        <w:rPr>
          <w:lang w:val="es-ES"/>
        </w:rPr>
        <w:t>de uso: Comprar Coche, Alquilar Coche y Realizar mantenimiento.</w:t>
      </w:r>
      <w:r w:rsidR="00D63B40">
        <w:rPr>
          <w:lang w:val="es-ES"/>
        </w:rPr>
        <w:t xml:space="preserve"> También abarca </w:t>
      </w:r>
      <w:r w:rsidR="009D0DE4">
        <w:rPr>
          <w:lang w:val="es-ES"/>
        </w:rPr>
        <w:t>los proce</w:t>
      </w:r>
      <w:r w:rsidR="00336768">
        <w:rPr>
          <w:lang w:val="es-ES"/>
        </w:rPr>
        <w:t>dimiento</w:t>
      </w:r>
      <w:r w:rsidR="00B374AF">
        <w:rPr>
          <w:lang w:val="es-ES"/>
        </w:rPr>
        <w:t xml:space="preserve">s </w:t>
      </w:r>
      <w:r w:rsidR="00286F90">
        <w:rPr>
          <w:lang w:val="es-ES"/>
        </w:rPr>
        <w:t>para los desarrolladores y los clientes</w:t>
      </w:r>
      <w:r w:rsidR="000F4EBD">
        <w:rPr>
          <w:lang w:val="es-ES"/>
        </w:rPr>
        <w:t xml:space="preserve">. </w:t>
      </w:r>
      <w:r w:rsidR="00051C69">
        <w:rPr>
          <w:lang w:val="es-ES"/>
        </w:rPr>
        <w:t xml:space="preserve">No solo </w:t>
      </w:r>
      <w:r w:rsidR="004C1522">
        <w:rPr>
          <w:lang w:val="es-ES"/>
        </w:rPr>
        <w:t>son las pruebas funcionales sino que también son pruebas de carga, rendimiento</w:t>
      </w:r>
      <w:r w:rsidR="009E3BB9">
        <w:rPr>
          <w:lang w:val="es-ES"/>
        </w:rPr>
        <w:t xml:space="preserve"> y de seguridad</w:t>
      </w:r>
      <w:r w:rsidR="0055526E">
        <w:rPr>
          <w:lang w:val="es-ES"/>
        </w:rPr>
        <w:t>.</w:t>
      </w:r>
    </w:p>
    <w:p w14:paraId="48C3AA29" w14:textId="644655D1" w:rsidR="00125538" w:rsidRPr="0079279D" w:rsidRDefault="00125538" w:rsidP="007C56E9">
      <w:pPr>
        <w:rPr>
          <w:lang w:val="es-ES"/>
        </w:rPr>
      </w:pP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0E6FCCEF" w14:textId="638E31AA" w:rsidR="007C56E9" w:rsidRPr="0079279D" w:rsidRDefault="00EC7E6D" w:rsidP="007C56E9">
      <w:pPr>
        <w:rPr>
          <w:lang w:val="es-ES"/>
        </w:rPr>
      </w:pPr>
      <w:r>
        <w:rPr>
          <w:lang w:val="es-ES"/>
        </w:rPr>
        <w:t>-</w:t>
      </w:r>
      <w:r w:rsidR="00B51F24" w:rsidRPr="00B51F24">
        <w:rPr>
          <w:lang w:val="es-ES"/>
        </w:rPr>
        <w:t>CasosDeUso_grupoB1</w:t>
      </w:r>
    </w:p>
    <w:p w14:paraId="5E780521" w14:textId="3A8D1704" w:rsidR="00B51F24" w:rsidRPr="00A622D5" w:rsidRDefault="00B51F24" w:rsidP="00C21503">
      <w:r w:rsidRPr="00A622D5">
        <w:t>-</w:t>
      </w:r>
      <w:r w:rsidR="00C21503" w:rsidRPr="00A622D5">
        <w:t>IEEE Standard for Software Test Documentation</w:t>
      </w:r>
    </w:p>
    <w:p w14:paraId="137897E2" w14:textId="51B8D6AF" w:rsidR="0069342B" w:rsidRPr="00A622D5" w:rsidRDefault="0069342B" w:rsidP="0069342B">
      <w:r w:rsidRPr="00A622D5">
        <w:t>-TEST PLAN OUTLINE (IEEE 829 FORMAT)</w:t>
      </w: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0E6FCCF1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Un elemento de prueba es un elemento de software (función, módulo, característica, etc) que debe probarse: versión</w:t>
      </w:r>
    </w:p>
    <w:p w14:paraId="41D3CEEC" w14:textId="77777777" w:rsidR="005A5838" w:rsidRDefault="005A5838" w:rsidP="00083B30">
      <w:pPr>
        <w:rPr>
          <w:lang w:val="es-ES"/>
        </w:rPr>
      </w:pPr>
    </w:p>
    <w:p w14:paraId="63CC16BA" w14:textId="29BFFD9A" w:rsidR="005A5838" w:rsidRPr="00A622D5" w:rsidRDefault="0019479F" w:rsidP="00083B30">
      <w:pPr>
        <w:rPr>
          <w:lang w:val="es-ES"/>
        </w:rPr>
      </w:pPr>
      <w:r>
        <w:rPr>
          <w:lang w:val="es-ES"/>
        </w:rPr>
        <w:t>Módulo</w:t>
      </w:r>
      <w:r w:rsidR="0076645A">
        <w:rPr>
          <w:lang w:val="es-ES"/>
        </w:rPr>
        <w:t xml:space="preserve"> de </w:t>
      </w:r>
      <w:r w:rsidR="00706FF6">
        <w:rPr>
          <w:lang w:val="es-ES"/>
        </w:rPr>
        <w:t>C</w:t>
      </w:r>
      <w:r w:rsidR="0076645A">
        <w:rPr>
          <w:lang w:val="es-ES"/>
        </w:rPr>
        <w:t>omprar</w:t>
      </w:r>
      <w:r w:rsidR="002E21E7">
        <w:rPr>
          <w:lang w:val="es-ES"/>
        </w:rPr>
        <w:t>: 1.</w:t>
      </w:r>
      <w:r w:rsidR="00F079EC">
        <w:rPr>
          <w:lang w:val="es-ES"/>
        </w:rPr>
        <w:t>3</w:t>
      </w:r>
      <w:r w:rsidR="00F16565" w:rsidRPr="00A622D5">
        <w:rPr>
          <w:lang w:val="es-ES"/>
        </w:rPr>
        <w:t xml:space="preserve"> </w:t>
      </w:r>
    </w:p>
    <w:p w14:paraId="4B01A376" w14:textId="77777777" w:rsidR="00F16565" w:rsidRPr="00A622D5" w:rsidRDefault="00F16565" w:rsidP="00083B30">
      <w:pPr>
        <w:rPr>
          <w:lang w:val="es-ES"/>
        </w:rPr>
      </w:pPr>
    </w:p>
    <w:p w14:paraId="507AADB4" w14:textId="12C4C786" w:rsidR="005A5838" w:rsidRDefault="0019479F" w:rsidP="00083B30">
      <w:pPr>
        <w:rPr>
          <w:lang w:val="es-ES"/>
        </w:rPr>
      </w:pPr>
      <w:r w:rsidRPr="00A622D5">
        <w:rPr>
          <w:lang w:val="es-ES"/>
        </w:rPr>
        <w:t xml:space="preserve">Módulo de </w:t>
      </w:r>
      <w:r w:rsidR="00706FF6" w:rsidRPr="00A622D5">
        <w:rPr>
          <w:lang w:val="es-ES"/>
        </w:rPr>
        <w:t>A</w:t>
      </w:r>
      <w:r w:rsidRPr="00A622D5">
        <w:rPr>
          <w:lang w:val="es-ES"/>
        </w:rPr>
        <w:t>lquilar</w:t>
      </w:r>
      <w:r w:rsidR="002E21E7" w:rsidRPr="00A622D5">
        <w:rPr>
          <w:lang w:val="es-ES"/>
        </w:rPr>
        <w:t>: 1.</w:t>
      </w:r>
      <w:r w:rsidR="00F079EC">
        <w:rPr>
          <w:lang w:val="es-ES"/>
        </w:rPr>
        <w:t>3</w:t>
      </w:r>
      <w:r w:rsidR="00855593">
        <w:rPr>
          <w:lang w:val="es-ES"/>
        </w:rPr>
        <w:t xml:space="preserve"> </w:t>
      </w:r>
    </w:p>
    <w:p w14:paraId="5ED6AB72" w14:textId="77777777" w:rsidR="00A36DDE" w:rsidRDefault="00A36DDE" w:rsidP="00083B30">
      <w:pPr>
        <w:rPr>
          <w:lang w:val="es-ES"/>
        </w:rPr>
      </w:pPr>
    </w:p>
    <w:p w14:paraId="2265DB40" w14:textId="539D4E98" w:rsidR="005A5838" w:rsidRPr="003727A6" w:rsidRDefault="0053272D" w:rsidP="00083B30">
      <w:r>
        <w:rPr>
          <w:lang w:val="es-ES"/>
        </w:rPr>
        <w:t>Mó</w:t>
      </w:r>
      <w:r w:rsidR="0076162A">
        <w:rPr>
          <w:lang w:val="es-ES"/>
        </w:rPr>
        <w:t>dulo de manten</w:t>
      </w:r>
      <w:r w:rsidR="004E726E">
        <w:rPr>
          <w:lang w:val="es-ES"/>
        </w:rPr>
        <w:t>imiento</w:t>
      </w:r>
      <w:r w:rsidR="002E21E7">
        <w:rPr>
          <w:lang w:val="es-ES"/>
        </w:rPr>
        <w:t>: 1.</w:t>
      </w:r>
      <w:r w:rsidR="00F079EC">
        <w:rPr>
          <w:lang w:val="es-ES"/>
        </w:rPr>
        <w:t>3</w:t>
      </w:r>
    </w:p>
    <w:p w14:paraId="7A80CC96" w14:textId="77777777" w:rsidR="005A5838" w:rsidRDefault="005A5838" w:rsidP="00083B30">
      <w:pPr>
        <w:rPr>
          <w:lang w:val="es-ES"/>
        </w:rPr>
      </w:pPr>
    </w:p>
    <w:p w14:paraId="412F27F2" w14:textId="77777777" w:rsidR="005A5838" w:rsidRPr="0079279D" w:rsidRDefault="005A5838" w:rsidP="00083B30">
      <w:pPr>
        <w:rPr>
          <w:lang w:val="es-ES"/>
        </w:rPr>
      </w:pPr>
    </w:p>
    <w:p w14:paraId="0E6FCCF2" w14:textId="77777777" w:rsidR="00083B30" w:rsidRPr="0079279D" w:rsidRDefault="00083B30" w:rsidP="00083B30">
      <w:pPr>
        <w:pStyle w:val="Ttulo1"/>
        <w:rPr>
          <w:lang w:val="es-ES"/>
        </w:rPr>
      </w:pPr>
      <w:bookmarkStart w:id="7" w:name="_Toc278786556"/>
      <w:r w:rsidRPr="0079279D">
        <w:rPr>
          <w:lang w:val="es-ES"/>
        </w:rPr>
        <w:t>Características que se deben probar</w:t>
      </w:r>
      <w:bookmarkEnd w:id="7"/>
    </w:p>
    <w:p w14:paraId="0E6FCCF3" w14:textId="77777777" w:rsidR="001D76E1" w:rsidRPr="0079279D" w:rsidRDefault="00083B30" w:rsidP="00083B30">
      <w:pPr>
        <w:rPr>
          <w:lang w:val="es-ES"/>
        </w:rPr>
      </w:pPr>
      <w:r w:rsidRPr="0079279D">
        <w:rPr>
          <w:lang w:val="es-ES"/>
        </w:rPr>
        <w:t>Referencias cruzadas a las especificaciones de diseño</w:t>
      </w:r>
    </w:p>
    <w:p w14:paraId="2BEC389D" w14:textId="77777777" w:rsidR="00324E33" w:rsidRDefault="00324E33" w:rsidP="00083B30">
      <w:pPr>
        <w:rPr>
          <w:lang w:val="es-ES"/>
        </w:rPr>
      </w:pPr>
    </w:p>
    <w:p w14:paraId="06D4424B" w14:textId="006C20A6" w:rsidR="00324E33" w:rsidRPr="00A622D5" w:rsidRDefault="00855593" w:rsidP="00083B30">
      <w:pPr>
        <w:rPr>
          <w:lang w:val="es-ES"/>
        </w:rPr>
      </w:pPr>
      <w:r>
        <w:rPr>
          <w:lang w:val="es-ES"/>
        </w:rPr>
        <w:t xml:space="preserve">Comprar </w:t>
      </w:r>
      <w:r w:rsidR="00F80051">
        <w:rPr>
          <w:lang w:val="es-ES"/>
        </w:rPr>
        <w:t>C</w:t>
      </w:r>
      <w:r>
        <w:rPr>
          <w:lang w:val="es-ES"/>
        </w:rPr>
        <w:t>oche</w:t>
      </w:r>
      <w:r w:rsidR="00646EF4">
        <w:rPr>
          <w:lang w:val="es-ES"/>
        </w:rPr>
        <w:t>:</w:t>
      </w:r>
      <w:r w:rsidR="00646EF4" w:rsidRPr="00646EF4">
        <w:rPr>
          <w:lang w:val="es-ES"/>
        </w:rPr>
        <w:t xml:space="preserve"> </w:t>
      </w:r>
      <w:r w:rsidR="00646EF4">
        <w:rPr>
          <w:lang w:val="es-ES"/>
        </w:rPr>
        <w:t xml:space="preserve">con un listado por </w:t>
      </w:r>
      <w:r w:rsidR="00646EF4" w:rsidRPr="00A622D5">
        <w:rPr>
          <w:lang w:val="es-ES"/>
        </w:rPr>
        <w:t xml:space="preserve">modelo, color, tipo de gasoil, fabricante, precio. Con un filtro por color y modelo. Con validación de usuario por nombre, apellidos, dirección, método de pago (Google Pay o Visa) y cantidad. </w:t>
      </w:r>
      <w:r w:rsidR="0005761D" w:rsidRPr="00A622D5">
        <w:rPr>
          <w:lang w:val="es-ES"/>
        </w:rPr>
        <w:t>Con salida de los datos introducidos.</w:t>
      </w:r>
    </w:p>
    <w:p w14:paraId="77D00DDD" w14:textId="77777777" w:rsidR="001C5414" w:rsidRPr="00885A3A" w:rsidRDefault="001C5414" w:rsidP="00083B30">
      <w:pPr>
        <w:rPr>
          <w:lang w:val="es-ES"/>
        </w:rPr>
      </w:pPr>
    </w:p>
    <w:p w14:paraId="1A06FE04" w14:textId="13145DBF" w:rsidR="0005761D" w:rsidRPr="00885A3A" w:rsidRDefault="0005761D" w:rsidP="00083B30">
      <w:pPr>
        <w:rPr>
          <w:lang w:val="es-ES"/>
        </w:rPr>
      </w:pPr>
      <w:r w:rsidRPr="00885A3A">
        <w:rPr>
          <w:lang w:val="es-ES"/>
        </w:rPr>
        <w:t xml:space="preserve">Alquilar </w:t>
      </w:r>
      <w:r w:rsidR="00F80051" w:rsidRPr="00885A3A">
        <w:rPr>
          <w:lang w:val="es-ES"/>
        </w:rPr>
        <w:t>C</w:t>
      </w:r>
      <w:r w:rsidRPr="00885A3A">
        <w:rPr>
          <w:lang w:val="es-ES"/>
        </w:rPr>
        <w:t xml:space="preserve">oche: </w:t>
      </w:r>
      <w:r w:rsidR="00FF204F" w:rsidRPr="00885A3A">
        <w:rPr>
          <w:lang w:val="es-ES"/>
        </w:rPr>
        <w:t xml:space="preserve">con un listado por modelo, tipo de gasoil, fabricante, precio alquiler, color y </w:t>
      </w:r>
      <w:r w:rsidR="00FF204F" w:rsidRPr="00885A3A">
        <w:rPr>
          <w:lang w:val="es-ES"/>
        </w:rPr>
        <w:lastRenderedPageBreak/>
        <w:t>disponibilidad. Con filtro por modelo y precio. Con validación de usuario por nombre, apellidos, dirección, método de pago (Visa, Google Pay o Paypal) y cantidad</w:t>
      </w:r>
      <w:r w:rsidR="00FF204F">
        <w:rPr>
          <w:lang w:val="es-ES"/>
        </w:rPr>
        <w:t>.</w:t>
      </w:r>
      <w:r w:rsidR="004F06E8">
        <w:rPr>
          <w:lang w:val="es-ES"/>
        </w:rPr>
        <w:t xml:space="preserve"> </w:t>
      </w:r>
      <w:r w:rsidR="004F06E8" w:rsidRPr="00885A3A">
        <w:rPr>
          <w:lang w:val="es-ES"/>
        </w:rPr>
        <w:t>Con salida de los datos introducidos.</w:t>
      </w:r>
    </w:p>
    <w:p w14:paraId="69340F59" w14:textId="77777777" w:rsidR="00F80051" w:rsidRPr="00885A3A" w:rsidRDefault="00F80051" w:rsidP="00083B30">
      <w:pPr>
        <w:rPr>
          <w:lang w:val="es-ES"/>
        </w:rPr>
      </w:pPr>
    </w:p>
    <w:p w14:paraId="101696A4" w14:textId="77777777" w:rsidR="001F5BA7" w:rsidRDefault="00F80051" w:rsidP="001F5BA7">
      <w:r w:rsidRPr="00A622D5">
        <w:rPr>
          <w:lang w:val="es-ES"/>
        </w:rPr>
        <w:t xml:space="preserve">Reservar Mantenimiento: </w:t>
      </w:r>
      <w:r>
        <w:rPr>
          <w:lang w:val="es-ES"/>
        </w:rPr>
        <w:t xml:space="preserve">con un listado por </w:t>
      </w:r>
      <w:r w:rsidRPr="00A622D5">
        <w:rPr>
          <w:lang w:val="es-ES"/>
        </w:rPr>
        <w:t>nombre, tipo, precio y días. Con filtro por nombre y tipo. Con validación por nombre, apellidos, dirección, método de pago (Tarjeta, Paypal, Metálico), teléfono y comentario.</w:t>
      </w:r>
      <w:r w:rsidR="001F5BA7" w:rsidRPr="00A622D5">
        <w:rPr>
          <w:lang w:val="es-ES"/>
        </w:rPr>
        <w:t xml:space="preserve"> </w:t>
      </w:r>
      <w:r w:rsidR="001F5BA7">
        <w:t>Con salida de los datos introducidos.</w:t>
      </w:r>
    </w:p>
    <w:p w14:paraId="36903F7B" w14:textId="4D9DC521" w:rsidR="00F80051" w:rsidRPr="003727A6" w:rsidRDefault="00F80051" w:rsidP="00F80051"/>
    <w:p w14:paraId="6C7E78F2" w14:textId="56E028C0" w:rsidR="00F80051" w:rsidRPr="0079279D" w:rsidRDefault="00F80051" w:rsidP="00083B30">
      <w:pPr>
        <w:rPr>
          <w:lang w:val="es-ES"/>
        </w:rPr>
      </w:pP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0079279D">
        <w:rPr>
          <w:lang w:val="es-ES"/>
        </w:rPr>
        <w:t>Características que no se van a probar</w:t>
      </w:r>
      <w:bookmarkEnd w:id="8"/>
    </w:p>
    <w:p w14:paraId="0E6FCCF5" w14:textId="2954F778" w:rsidR="00083B30" w:rsidRPr="0079279D" w:rsidRDefault="00FF2F4A" w:rsidP="00083B30">
      <w:pPr>
        <w:rPr>
          <w:lang w:val="es-ES"/>
        </w:rPr>
      </w:pPr>
      <w:r>
        <w:rPr>
          <w:lang w:val="es-ES"/>
        </w:rPr>
        <w:t>Integración de forma de pago real</w:t>
      </w:r>
      <w:r w:rsidR="004747F8">
        <w:rPr>
          <w:lang w:val="es-ES"/>
        </w:rPr>
        <w:t xml:space="preserve"> por cuestiones de sencillez.</w:t>
      </w:r>
    </w:p>
    <w:p w14:paraId="675436FF" w14:textId="008F1F13" w:rsidR="00335FA2" w:rsidRPr="0079279D" w:rsidRDefault="00335FA2" w:rsidP="00083B30">
      <w:pPr>
        <w:rPr>
          <w:lang w:val="es-ES"/>
        </w:rPr>
      </w:pPr>
      <w:r>
        <w:rPr>
          <w:lang w:val="es-ES"/>
        </w:rPr>
        <w:t>Encriptación de los datos de los clientes por cuestiones de sencillez del sistema</w:t>
      </w:r>
      <w:r w:rsidR="009B3344">
        <w:rPr>
          <w:lang w:val="es-ES"/>
        </w:rPr>
        <w:t>.</w:t>
      </w:r>
    </w:p>
    <w:p w14:paraId="1C7CD4C0" w14:textId="46395F43" w:rsidR="00964B87" w:rsidRPr="008405B3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57D03BA2" w14:textId="3C9873C8" w:rsidR="00964B87" w:rsidRDefault="002931DF" w:rsidP="00083B30">
      <w:pPr>
        <w:rPr>
          <w:lang w:val="es-ES"/>
        </w:rPr>
      </w:pPr>
      <w:r>
        <w:rPr>
          <w:lang w:val="es-ES"/>
        </w:rPr>
        <w:t>Se van a realizar pruebas auto</w:t>
      </w:r>
      <w:r w:rsidR="00B23B67">
        <w:rPr>
          <w:lang w:val="es-ES"/>
        </w:rPr>
        <w:t xml:space="preserve">máticas sobre los tres módulos mencionados </w:t>
      </w:r>
      <w:r w:rsidR="00A45496">
        <w:rPr>
          <w:lang w:val="es-ES"/>
        </w:rPr>
        <w:t>previamente</w:t>
      </w:r>
      <w:r w:rsidR="004D40F4">
        <w:rPr>
          <w:lang w:val="es-ES"/>
        </w:rPr>
        <w:t xml:space="preserve"> en el que cada uno </w:t>
      </w:r>
      <w:r w:rsidR="00ED09CA">
        <w:rPr>
          <w:lang w:val="es-ES"/>
        </w:rPr>
        <w:t>se va a cubrir su</w:t>
      </w:r>
      <w:r w:rsidR="001E5860">
        <w:rPr>
          <w:lang w:val="es-ES"/>
        </w:rPr>
        <w:t xml:space="preserve"> flujo básic</w:t>
      </w:r>
      <w:r w:rsidR="006F6A8B">
        <w:rPr>
          <w:lang w:val="es-ES"/>
        </w:rPr>
        <w:t xml:space="preserve">o </w:t>
      </w:r>
      <w:r w:rsidR="00830CF5">
        <w:rPr>
          <w:lang w:val="es-ES"/>
        </w:rPr>
        <w:t>y sus flujos alternativos</w:t>
      </w:r>
      <w:r w:rsidR="00980D6F">
        <w:rPr>
          <w:lang w:val="es-ES"/>
        </w:rPr>
        <w:t>.</w:t>
      </w:r>
    </w:p>
    <w:p w14:paraId="4017C9F8" w14:textId="77777777" w:rsidR="00980D6F" w:rsidRDefault="00980D6F" w:rsidP="00083B30">
      <w:pPr>
        <w:rPr>
          <w:lang w:val="es-ES"/>
        </w:rPr>
      </w:pPr>
    </w:p>
    <w:p w14:paraId="3F44A880" w14:textId="40E67176" w:rsidR="00980D6F" w:rsidRDefault="009C5F44" w:rsidP="00083B30">
      <w:pPr>
        <w:rPr>
          <w:lang w:val="es-ES"/>
        </w:rPr>
      </w:pPr>
      <w:r>
        <w:rPr>
          <w:lang w:val="es-ES"/>
        </w:rPr>
        <w:t>Para las pruebas</w:t>
      </w:r>
      <w:r w:rsidR="00DA43D5">
        <w:rPr>
          <w:lang w:val="es-ES"/>
        </w:rPr>
        <w:t xml:space="preserve"> del módulo de comprar </w:t>
      </w:r>
      <w:r w:rsidR="00044E7F">
        <w:rPr>
          <w:lang w:val="es-ES"/>
        </w:rPr>
        <w:t xml:space="preserve">se va a encargar Tomás </w:t>
      </w:r>
      <w:r w:rsidR="005B452F">
        <w:rPr>
          <w:lang w:val="es-ES"/>
        </w:rPr>
        <w:t>González</w:t>
      </w:r>
      <w:r w:rsidR="008F314A">
        <w:rPr>
          <w:lang w:val="es-ES"/>
        </w:rPr>
        <w:t>.</w:t>
      </w:r>
    </w:p>
    <w:p w14:paraId="1DF168CE" w14:textId="1ED153D9" w:rsidR="008F314A" w:rsidRDefault="008F314A" w:rsidP="00083B30">
      <w:pPr>
        <w:rPr>
          <w:lang w:val="es-ES"/>
        </w:rPr>
      </w:pPr>
      <w:r>
        <w:rPr>
          <w:lang w:val="es-ES"/>
        </w:rPr>
        <w:t>Para las pruebas</w:t>
      </w:r>
      <w:r w:rsidR="005B452F">
        <w:rPr>
          <w:lang w:val="es-ES"/>
        </w:rPr>
        <w:t xml:space="preserve"> </w:t>
      </w:r>
      <w:r w:rsidR="00501E00">
        <w:rPr>
          <w:lang w:val="es-ES"/>
        </w:rPr>
        <w:t>del módulo de alquilar se va a encargar Pablo Ballestero.</w:t>
      </w:r>
    </w:p>
    <w:p w14:paraId="5BFB39E9" w14:textId="5E7F8F13" w:rsidR="00501E00" w:rsidRDefault="00501E00" w:rsidP="00083B30">
      <w:pPr>
        <w:rPr>
          <w:lang w:val="es-ES"/>
        </w:rPr>
      </w:pPr>
      <w:r>
        <w:rPr>
          <w:lang w:val="es-ES"/>
        </w:rPr>
        <w:t xml:space="preserve">Para </w:t>
      </w:r>
      <w:r w:rsidR="00CC027E">
        <w:rPr>
          <w:lang w:val="es-ES"/>
        </w:rPr>
        <w:t xml:space="preserve">las </w:t>
      </w:r>
      <w:r w:rsidR="00303F1D">
        <w:rPr>
          <w:lang w:val="es-ES"/>
        </w:rPr>
        <w:t>p</w:t>
      </w:r>
      <w:r w:rsidR="007A7CF7">
        <w:rPr>
          <w:lang w:val="es-ES"/>
        </w:rPr>
        <w:t xml:space="preserve">ruebas del módulo de </w:t>
      </w:r>
      <w:r w:rsidR="00DE469E">
        <w:rPr>
          <w:lang w:val="es-ES"/>
        </w:rPr>
        <w:t>mantenimiento se va a encargar Pablo Ramón</w:t>
      </w:r>
      <w:r w:rsidR="001A4742">
        <w:rPr>
          <w:lang w:val="es-ES"/>
        </w:rPr>
        <w:t>.</w:t>
      </w:r>
    </w:p>
    <w:p w14:paraId="26ED81AE" w14:textId="77777777" w:rsidR="009507AF" w:rsidRDefault="009507AF" w:rsidP="00083B30">
      <w:pPr>
        <w:rPr>
          <w:lang w:val="es-ES"/>
        </w:rPr>
      </w:pPr>
    </w:p>
    <w:p w14:paraId="62721BEF" w14:textId="36714EDD" w:rsidR="009507AF" w:rsidRDefault="008405B3" w:rsidP="00083B30">
      <w:pPr>
        <w:rPr>
          <w:lang w:val="es-ES"/>
        </w:rPr>
      </w:pPr>
      <w:r>
        <w:rPr>
          <w:lang w:val="es-ES"/>
        </w:rPr>
        <w:t xml:space="preserve">Son </w:t>
      </w:r>
      <w:r w:rsidR="00BA1776">
        <w:rPr>
          <w:lang w:val="es-ES"/>
        </w:rPr>
        <w:t>4 tipos de</w:t>
      </w:r>
      <w:r w:rsidR="00E9282F">
        <w:rPr>
          <w:lang w:val="es-ES"/>
        </w:rPr>
        <w:t xml:space="preserve"> pruebas: unitarias, integración</w:t>
      </w:r>
      <w:r w:rsidR="00973A57">
        <w:rPr>
          <w:lang w:val="es-ES"/>
        </w:rPr>
        <w:t xml:space="preserve">, </w:t>
      </w:r>
      <w:r w:rsidR="00BA1776">
        <w:rPr>
          <w:lang w:val="es-ES"/>
        </w:rPr>
        <w:t>de sistema y aceptación.</w:t>
      </w:r>
    </w:p>
    <w:p w14:paraId="65A80D37" w14:textId="57F7FF26" w:rsidR="00BA1776" w:rsidRPr="0079279D" w:rsidRDefault="00EB22EE" w:rsidP="00083B30">
      <w:pPr>
        <w:rPr>
          <w:lang w:val="es-ES"/>
        </w:rPr>
      </w:pPr>
      <w:r>
        <w:rPr>
          <w:lang w:val="es-ES"/>
        </w:rPr>
        <w:t xml:space="preserve">Las pruebas unitarias serán realizadas por el desarrollador y serán aprobadas por el Scrum Master. </w:t>
      </w:r>
      <w:r w:rsidR="002330A7">
        <w:rPr>
          <w:lang w:val="es-ES"/>
        </w:rPr>
        <w:t xml:space="preserve">Tanto las pruebas de rendimiento junto a las de sistema las harán las personas encargadas de </w:t>
      </w:r>
      <w:r w:rsidR="00E22ED7">
        <w:rPr>
          <w:lang w:val="es-ES"/>
        </w:rPr>
        <w:t>pruebas que en este caso son los propios desarrolladores</w:t>
      </w:r>
      <w:r w:rsidR="00980D18">
        <w:rPr>
          <w:lang w:val="es-ES"/>
        </w:rPr>
        <w:t xml:space="preserve">. Las pruebas de aceptación </w:t>
      </w:r>
      <w:r w:rsidR="00391E6F">
        <w:rPr>
          <w:lang w:val="es-ES"/>
        </w:rPr>
        <w:t xml:space="preserve">serán realizadas por los usuarios finales que en este caso son la o las profesoras </w:t>
      </w:r>
      <w:r w:rsidR="003626CB">
        <w:rPr>
          <w:lang w:val="es-ES"/>
        </w:rPr>
        <w:t>correspondientes.</w:t>
      </w:r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0E6FCCF9" w14:textId="77777777" w:rsidR="004F02E8" w:rsidRPr="0079279D" w:rsidRDefault="004F02E8" w:rsidP="004F02E8">
      <w:pPr>
        <w:rPr>
          <w:lang w:val="es-ES"/>
        </w:rPr>
      </w:pPr>
    </w:p>
    <w:p w14:paraId="578CB2F5" w14:textId="77777777" w:rsidR="001A4742" w:rsidRDefault="001A4742" w:rsidP="004F02E8">
      <w:pPr>
        <w:rPr>
          <w:lang w:val="es-ES"/>
        </w:rPr>
      </w:pPr>
    </w:p>
    <w:p w14:paraId="136A5EAB" w14:textId="77777777" w:rsidR="00CB704D" w:rsidRPr="00917C58" w:rsidRDefault="00CB704D">
      <w:pPr>
        <w:widowControl/>
        <w:spacing w:after="200" w:line="276" w:lineRule="auto"/>
        <w:jc w:val="left"/>
        <w:rPr>
          <w:b/>
          <w:lang w:val="es-ES"/>
        </w:rPr>
      </w:pPr>
      <w:r w:rsidRPr="00917C58">
        <w:rPr>
          <w:b/>
          <w:lang w:val="es-ES"/>
        </w:rPr>
        <w:t>-Comprar</w:t>
      </w:r>
    </w:p>
    <w:p w14:paraId="12E0D683" w14:textId="77777777" w:rsidR="00CB704D" w:rsidRDefault="00CB704D">
      <w:pPr>
        <w:widowControl/>
        <w:spacing w:after="200" w:line="276" w:lineRule="auto"/>
        <w:jc w:val="left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31698A" w14:paraId="03C0EE72" w14:textId="77777777">
        <w:tc>
          <w:tcPr>
            <w:tcW w:w="4750" w:type="dxa"/>
          </w:tcPr>
          <w:p w14:paraId="33C8C072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78BA836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31698A" w14:paraId="5E727514" w14:textId="77777777">
        <w:tc>
          <w:tcPr>
            <w:tcW w:w="4750" w:type="dxa"/>
          </w:tcPr>
          <w:p w14:paraId="1B884230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Esc-1 Compra Correcta</w:t>
            </w:r>
          </w:p>
        </w:tc>
        <w:tc>
          <w:tcPr>
            <w:tcW w:w="4750" w:type="dxa"/>
          </w:tcPr>
          <w:p w14:paraId="555FFCCF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31698A" w:rsidRPr="000D7F6F" w14:paraId="7D391DF6" w14:textId="77777777">
        <w:tc>
          <w:tcPr>
            <w:tcW w:w="4750" w:type="dxa"/>
          </w:tcPr>
          <w:p w14:paraId="68025EF9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Esc-2 Flitrar por color y modelo</w:t>
            </w:r>
          </w:p>
        </w:tc>
        <w:tc>
          <w:tcPr>
            <w:tcW w:w="4750" w:type="dxa"/>
          </w:tcPr>
          <w:p w14:paraId="3E026713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31698A" w:rsidRPr="000D7F6F" w14:paraId="5D0910CA" w14:textId="77777777">
        <w:tc>
          <w:tcPr>
            <w:tcW w:w="4750" w:type="dxa"/>
          </w:tcPr>
          <w:p w14:paraId="133F734F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Esc-3 Coche no seleccionado</w:t>
            </w:r>
          </w:p>
        </w:tc>
        <w:tc>
          <w:tcPr>
            <w:tcW w:w="4750" w:type="dxa"/>
          </w:tcPr>
          <w:p w14:paraId="04376ACE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FB+FA2</w:t>
            </w:r>
          </w:p>
        </w:tc>
      </w:tr>
      <w:tr w:rsidR="0031698A" w:rsidRPr="000D7F6F" w14:paraId="222667A2" w14:textId="77777777">
        <w:tc>
          <w:tcPr>
            <w:tcW w:w="4750" w:type="dxa"/>
          </w:tcPr>
          <w:p w14:paraId="3FD5F8D0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Esc-4 Modificar carrito</w:t>
            </w:r>
          </w:p>
        </w:tc>
        <w:tc>
          <w:tcPr>
            <w:tcW w:w="4750" w:type="dxa"/>
          </w:tcPr>
          <w:p w14:paraId="0EB71ED4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FB+FA3</w:t>
            </w:r>
          </w:p>
        </w:tc>
      </w:tr>
      <w:tr w:rsidR="0031698A" w:rsidRPr="000D7F6F" w14:paraId="56F7BCCC" w14:textId="77777777">
        <w:tc>
          <w:tcPr>
            <w:tcW w:w="4750" w:type="dxa"/>
          </w:tcPr>
          <w:p w14:paraId="366289AB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Esc-5 Falta dato obligatorio</w:t>
            </w:r>
          </w:p>
        </w:tc>
        <w:tc>
          <w:tcPr>
            <w:tcW w:w="4750" w:type="dxa"/>
          </w:tcPr>
          <w:p w14:paraId="7D483A76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FB+FA4</w:t>
            </w:r>
          </w:p>
        </w:tc>
      </w:tr>
      <w:tr w:rsidR="0031698A" w:rsidRPr="000D7F6F" w14:paraId="323F0954" w14:textId="77777777">
        <w:tc>
          <w:tcPr>
            <w:tcW w:w="4750" w:type="dxa"/>
          </w:tcPr>
          <w:p w14:paraId="7912C8BB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Esc-6 Modificar coches seleccionados</w:t>
            </w:r>
          </w:p>
        </w:tc>
        <w:tc>
          <w:tcPr>
            <w:tcW w:w="4750" w:type="dxa"/>
          </w:tcPr>
          <w:p w14:paraId="60AB99FB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FB+FA5</w:t>
            </w:r>
          </w:p>
        </w:tc>
      </w:tr>
      <w:tr w:rsidR="0031698A" w:rsidRPr="000D7F6F" w14:paraId="4D03E06B" w14:textId="77777777">
        <w:tc>
          <w:tcPr>
            <w:tcW w:w="4750" w:type="dxa"/>
          </w:tcPr>
          <w:p w14:paraId="37559882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Esc-7 No hay coches disponibles</w:t>
            </w:r>
          </w:p>
        </w:tc>
        <w:tc>
          <w:tcPr>
            <w:tcW w:w="4750" w:type="dxa"/>
          </w:tcPr>
          <w:p w14:paraId="69C88785" w14:textId="77777777" w:rsidR="0031698A" w:rsidRDefault="0031698A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</w:tbl>
    <w:p w14:paraId="252BC189" w14:textId="77777777" w:rsidR="00DC0046" w:rsidRDefault="007777D7">
      <w:pPr>
        <w:widowControl/>
        <w:spacing w:after="200" w:line="276" w:lineRule="auto"/>
        <w:jc w:val="left"/>
        <w:rPr>
          <w:lang w:val="es-ES"/>
        </w:rPr>
        <w:sectPr w:rsidR="00DC0046" w:rsidSect="00BF4FCF">
          <w:footerReference w:type="default" r:id="rId14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272"/>
        </w:sectPr>
      </w:pPr>
      <w:r>
        <w:rPr>
          <w:lang w:val="es-ES"/>
        </w:rPr>
        <w:br w:type="page"/>
      </w:r>
    </w:p>
    <w:p w14:paraId="434D982F" w14:textId="76AC5726" w:rsidR="001A4742" w:rsidRDefault="001A4742">
      <w:pPr>
        <w:widowControl/>
        <w:spacing w:after="200" w:line="276" w:lineRule="auto"/>
        <w:jc w:val="left"/>
        <w:rPr>
          <w:lang w:val="es-ES"/>
        </w:rPr>
      </w:pPr>
    </w:p>
    <w:tbl>
      <w:tblPr>
        <w:tblStyle w:val="Tablaconcuadrcula"/>
        <w:tblW w:w="14000" w:type="dxa"/>
        <w:tblLayout w:type="fixed"/>
        <w:tblLook w:val="04A0" w:firstRow="1" w:lastRow="0" w:firstColumn="1" w:lastColumn="0" w:noHBand="0" w:noVBand="1"/>
      </w:tblPr>
      <w:tblGrid>
        <w:gridCol w:w="675"/>
        <w:gridCol w:w="1418"/>
        <w:gridCol w:w="2410"/>
        <w:gridCol w:w="850"/>
        <w:gridCol w:w="1276"/>
        <w:gridCol w:w="3544"/>
        <w:gridCol w:w="3827"/>
      </w:tblGrid>
      <w:tr w:rsidR="006961A9" w14:paraId="57A37B2C" w14:textId="77777777" w:rsidTr="00DC0046">
        <w:tc>
          <w:tcPr>
            <w:tcW w:w="675" w:type="dxa"/>
          </w:tcPr>
          <w:p w14:paraId="4DFDEECD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418" w:type="dxa"/>
          </w:tcPr>
          <w:p w14:paraId="21BEFA4D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410" w:type="dxa"/>
          </w:tcPr>
          <w:p w14:paraId="36952EEB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Car</w:t>
            </w:r>
          </w:p>
        </w:tc>
        <w:tc>
          <w:tcPr>
            <w:tcW w:w="850" w:type="dxa"/>
          </w:tcPr>
          <w:p w14:paraId="1435CA23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1276" w:type="dxa"/>
          </w:tcPr>
          <w:p w14:paraId="6E984F3E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Model</w:t>
            </w:r>
          </w:p>
        </w:tc>
        <w:tc>
          <w:tcPr>
            <w:tcW w:w="3544" w:type="dxa"/>
          </w:tcPr>
          <w:p w14:paraId="6424F602" w14:textId="77777777" w:rsidR="006961A9" w:rsidRPr="005C46A0" w:rsidRDefault="006961A9">
            <w:pPr>
              <w:rPr>
                <w:lang w:val="en-GB"/>
              </w:rPr>
            </w:pPr>
            <w:r w:rsidRPr="005C46A0">
              <w:rPr>
                <w:lang w:val="en-GB"/>
              </w:rPr>
              <w:t xml:space="preserve">Name, Surname, Address, PaymentMethod, Quantity </w:t>
            </w:r>
          </w:p>
        </w:tc>
        <w:tc>
          <w:tcPr>
            <w:tcW w:w="3827" w:type="dxa"/>
          </w:tcPr>
          <w:p w14:paraId="78FE878F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6961A9" w:rsidRPr="00DA1BD2" w14:paraId="79933414" w14:textId="77777777" w:rsidTr="00DC0046">
        <w:tc>
          <w:tcPr>
            <w:tcW w:w="675" w:type="dxa"/>
          </w:tcPr>
          <w:p w14:paraId="35B93B80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1418" w:type="dxa"/>
          </w:tcPr>
          <w:p w14:paraId="1E2C6249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Esc-1/ Visa</w:t>
            </w:r>
          </w:p>
        </w:tc>
        <w:tc>
          <w:tcPr>
            <w:tcW w:w="2410" w:type="dxa"/>
          </w:tcPr>
          <w:p w14:paraId="27C35A9F" w14:textId="77777777" w:rsidR="006961A9" w:rsidRPr="00FD3E9F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850" w:type="dxa"/>
          </w:tcPr>
          <w:p w14:paraId="0C783FE9" w14:textId="77777777" w:rsidR="006961A9" w:rsidRPr="00FD3E9F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7C387F52" w14:textId="77777777" w:rsidR="006961A9" w:rsidRPr="00FD3E9F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1E79570A" w14:textId="77777777" w:rsidR="006961A9" w:rsidRPr="00FD3E9F" w:rsidRDefault="006961A9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“González” , “Blasco I</w:t>
            </w:r>
            <w:r>
              <w:rPr>
                <w:lang w:val="es-ES"/>
              </w:rPr>
              <w:t>báñez,4” , “Visa” , “1”</w:t>
            </w:r>
          </w:p>
        </w:tc>
        <w:tc>
          <w:tcPr>
            <w:tcW w:w="3827" w:type="dxa"/>
          </w:tcPr>
          <w:p w14:paraId="300CE3FD" w14:textId="77777777" w:rsidR="006961A9" w:rsidRPr="00FD3E9F" w:rsidRDefault="006961A9">
            <w:pPr>
              <w:rPr>
                <w:lang w:val="es-ES"/>
              </w:rPr>
            </w:pPr>
            <w:r>
              <w:rPr>
                <w:lang w:val="es-ES"/>
              </w:rPr>
              <w:t xml:space="preserve">“Tomás González”, “Blasco Ibáñez,4”, “16/12/2025 </w:t>
            </w:r>
            <w:r w:rsidRPr="00FD3E9F">
              <w:rPr>
                <w:lang w:val="es-ES"/>
              </w:rPr>
              <w:t>08:56:33</w:t>
            </w:r>
            <w:r>
              <w:rPr>
                <w:lang w:val="es-ES"/>
              </w:rPr>
              <w:t>”, “Coupe” 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”, “Black” , “1”,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</w:t>
            </w:r>
          </w:p>
        </w:tc>
      </w:tr>
      <w:tr w:rsidR="006961A9" w:rsidRPr="00DA1BD2" w14:paraId="7974F9A5" w14:textId="77777777" w:rsidTr="00DC0046">
        <w:tc>
          <w:tcPr>
            <w:tcW w:w="675" w:type="dxa"/>
          </w:tcPr>
          <w:p w14:paraId="1F41D4EF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UC1_2</w:t>
            </w:r>
          </w:p>
        </w:tc>
        <w:tc>
          <w:tcPr>
            <w:tcW w:w="1418" w:type="dxa"/>
          </w:tcPr>
          <w:p w14:paraId="3B929D6E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Esc-1/Google Pay</w:t>
            </w:r>
          </w:p>
        </w:tc>
        <w:tc>
          <w:tcPr>
            <w:tcW w:w="2410" w:type="dxa"/>
          </w:tcPr>
          <w:p w14:paraId="02AE5F2E" w14:textId="77777777" w:rsidR="006961A9" w:rsidRPr="00ED6397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850" w:type="dxa"/>
          </w:tcPr>
          <w:p w14:paraId="76860F7F" w14:textId="77777777" w:rsidR="006961A9" w:rsidRPr="00FD3E9F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100D664A" w14:textId="77777777" w:rsidR="006961A9" w:rsidRPr="00FD3E9F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6D19E5B2" w14:textId="77777777" w:rsidR="006961A9" w:rsidRPr="00BC52A6" w:rsidRDefault="006961A9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“González” , “Blasco I</w:t>
            </w:r>
            <w:r>
              <w:rPr>
                <w:lang w:val="es-ES"/>
              </w:rPr>
              <w:t>báñez,4” , “Google Pay” , “1”</w:t>
            </w:r>
          </w:p>
        </w:tc>
        <w:tc>
          <w:tcPr>
            <w:tcW w:w="3827" w:type="dxa"/>
          </w:tcPr>
          <w:p w14:paraId="158DBC14" w14:textId="77777777" w:rsidR="006961A9" w:rsidRPr="00BC52A6" w:rsidRDefault="006961A9">
            <w:pPr>
              <w:rPr>
                <w:lang w:val="es-ES"/>
              </w:rPr>
            </w:pPr>
            <w:r>
              <w:rPr>
                <w:lang w:val="es-ES"/>
              </w:rPr>
              <w:t xml:space="preserve">“Tomás González”, “Blasco Ibáñez,4”, “16/12/2025 </w:t>
            </w:r>
            <w:r w:rsidRPr="00FD3E9F">
              <w:rPr>
                <w:lang w:val="es-ES"/>
              </w:rPr>
              <w:t>08:56:33</w:t>
            </w:r>
            <w:r>
              <w:rPr>
                <w:lang w:val="es-ES"/>
              </w:rPr>
              <w:t>”, “Coupe” 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”, “Black” , “1”,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</w:t>
            </w:r>
          </w:p>
        </w:tc>
      </w:tr>
      <w:tr w:rsidR="006961A9" w14:paraId="51E690F7" w14:textId="77777777" w:rsidTr="00DC0046">
        <w:tc>
          <w:tcPr>
            <w:tcW w:w="675" w:type="dxa"/>
          </w:tcPr>
          <w:p w14:paraId="179A197E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UC1_3</w:t>
            </w:r>
          </w:p>
        </w:tc>
        <w:tc>
          <w:tcPr>
            <w:tcW w:w="1418" w:type="dxa"/>
          </w:tcPr>
          <w:p w14:paraId="0DD0B5A4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Esc-2/ Filtrar por color</w:t>
            </w:r>
          </w:p>
        </w:tc>
        <w:tc>
          <w:tcPr>
            <w:tcW w:w="2410" w:type="dxa"/>
          </w:tcPr>
          <w:p w14:paraId="1AD51744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7BEA5880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White</w:t>
            </w:r>
          </w:p>
        </w:tc>
        <w:tc>
          <w:tcPr>
            <w:tcW w:w="1276" w:type="dxa"/>
          </w:tcPr>
          <w:p w14:paraId="68522DAB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544" w:type="dxa"/>
          </w:tcPr>
          <w:p w14:paraId="33AEED09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827" w:type="dxa"/>
          </w:tcPr>
          <w:p w14:paraId="58C84C08" w14:textId="77777777" w:rsidR="006961A9" w:rsidRPr="00E079FA" w:rsidRDefault="006961A9">
            <w:pPr>
              <w:rPr>
                <w:lang w:val="en-GB"/>
              </w:rPr>
            </w:pPr>
            <w:r w:rsidRPr="00E079FA">
              <w:rPr>
                <w:lang w:val="en-GB"/>
              </w:rPr>
              <w:t>Filtered Cars:</w:t>
            </w:r>
          </w:p>
          <w:p w14:paraId="1719BFFA" w14:textId="77777777" w:rsidR="006961A9" w:rsidRPr="00ED6397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</w:tr>
      <w:tr w:rsidR="006961A9" w14:paraId="1F1C36CA" w14:textId="77777777" w:rsidTr="00DC0046">
        <w:tc>
          <w:tcPr>
            <w:tcW w:w="675" w:type="dxa"/>
          </w:tcPr>
          <w:p w14:paraId="155447F2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UC1_4</w:t>
            </w:r>
          </w:p>
        </w:tc>
        <w:tc>
          <w:tcPr>
            <w:tcW w:w="1418" w:type="dxa"/>
          </w:tcPr>
          <w:p w14:paraId="5D58DE30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Esc-2/ Filtrar por modelo</w:t>
            </w:r>
          </w:p>
        </w:tc>
        <w:tc>
          <w:tcPr>
            <w:tcW w:w="2410" w:type="dxa"/>
          </w:tcPr>
          <w:p w14:paraId="3550B805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74B076D3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30CB62C8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Sedan</w:t>
            </w:r>
          </w:p>
        </w:tc>
        <w:tc>
          <w:tcPr>
            <w:tcW w:w="3544" w:type="dxa"/>
          </w:tcPr>
          <w:p w14:paraId="05995C51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827" w:type="dxa"/>
          </w:tcPr>
          <w:p w14:paraId="677731BE" w14:textId="77777777" w:rsidR="006961A9" w:rsidRPr="00D35A34" w:rsidRDefault="006961A9">
            <w:pPr>
              <w:rPr>
                <w:lang w:val="en-GB"/>
              </w:rPr>
            </w:pPr>
            <w:r w:rsidRPr="00D35A34">
              <w:rPr>
                <w:lang w:val="en-GB"/>
              </w:rPr>
              <w:t>Filtered Cars:</w:t>
            </w:r>
          </w:p>
          <w:p w14:paraId="62BC2734" w14:textId="77777777" w:rsidR="006961A9" w:rsidRPr="00D35A34" w:rsidRDefault="006961A9">
            <w:pPr>
              <w:rPr>
                <w:lang w:val="en-GB"/>
              </w:rPr>
            </w:pPr>
            <w:r w:rsidRPr="00D35A34">
              <w:rPr>
                <w:lang w:val="en-GB"/>
              </w:rPr>
              <w:t>“Sedan”, “Red”, “Gasoline”, “Audi”, “6200000”</w:t>
            </w:r>
          </w:p>
          <w:p w14:paraId="6738E648" w14:textId="77777777" w:rsidR="006961A9" w:rsidRPr="00D35A34" w:rsidRDefault="006961A9">
            <w:pPr>
              <w:rPr>
                <w:lang w:val="en-GB"/>
              </w:rPr>
            </w:pPr>
          </w:p>
          <w:p w14:paraId="0CE743AF" w14:textId="77777777" w:rsidR="006961A9" w:rsidRPr="00D35A34" w:rsidRDefault="006961A9">
            <w:pPr>
              <w:rPr>
                <w:lang w:val="en-GB"/>
              </w:rPr>
            </w:pPr>
          </w:p>
        </w:tc>
      </w:tr>
      <w:tr w:rsidR="006961A9" w:rsidRPr="00ED581A" w14:paraId="2370274D" w14:textId="77777777" w:rsidTr="00DC0046">
        <w:tc>
          <w:tcPr>
            <w:tcW w:w="675" w:type="dxa"/>
          </w:tcPr>
          <w:p w14:paraId="186EAF4A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UC1_5</w:t>
            </w:r>
          </w:p>
        </w:tc>
        <w:tc>
          <w:tcPr>
            <w:tcW w:w="1418" w:type="dxa"/>
          </w:tcPr>
          <w:p w14:paraId="69475D6E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Esc-3/ Coche no seleccionado</w:t>
            </w:r>
          </w:p>
        </w:tc>
        <w:tc>
          <w:tcPr>
            <w:tcW w:w="2410" w:type="dxa"/>
          </w:tcPr>
          <w:p w14:paraId="71D843F6" w14:textId="77777777" w:rsidR="006961A9" w:rsidRDefault="006961A9">
            <w:pPr>
              <w:rPr>
                <w:lang w:val="en-GB"/>
              </w:rPr>
            </w:pPr>
            <w:r w:rsidRPr="00ED581A">
              <w:rPr>
                <w:lang w:val="en-GB"/>
              </w:rPr>
              <w:t xml:space="preserve">Select: </w:t>
            </w: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10B43001" w14:textId="77777777" w:rsidR="006961A9" w:rsidRDefault="006961A9">
            <w:pPr>
              <w:rPr>
                <w:lang w:val="en-GB"/>
              </w:rPr>
            </w:pPr>
            <w:r>
              <w:rPr>
                <w:lang w:val="en-GB"/>
              </w:rPr>
              <w:t>Deselect:</w:t>
            </w:r>
          </w:p>
          <w:p w14:paraId="6BA23EBF" w14:textId="77777777" w:rsidR="006961A9" w:rsidRPr="00ED581A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850" w:type="dxa"/>
          </w:tcPr>
          <w:p w14:paraId="4A4E21EB" w14:textId="77777777" w:rsidR="006961A9" w:rsidRPr="00ED581A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32780A04" w14:textId="77777777" w:rsidR="006961A9" w:rsidRPr="00ED581A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42250688" w14:textId="77777777" w:rsidR="006961A9" w:rsidRPr="00ED581A" w:rsidRDefault="006961A9">
            <w:pPr>
              <w:rPr>
                <w:lang w:val="en-GB"/>
              </w:rPr>
            </w:pPr>
          </w:p>
        </w:tc>
        <w:tc>
          <w:tcPr>
            <w:tcW w:w="3827" w:type="dxa"/>
          </w:tcPr>
          <w:p w14:paraId="21786966" w14:textId="77777777" w:rsidR="006961A9" w:rsidRPr="00ED581A" w:rsidRDefault="006961A9">
            <w:pPr>
              <w:rPr>
                <w:lang w:val="en-GB"/>
              </w:rPr>
            </w:pPr>
            <w:r>
              <w:rPr>
                <w:lang w:val="en-GB"/>
              </w:rPr>
              <w:t>Purchase botton disabled</w:t>
            </w:r>
          </w:p>
        </w:tc>
      </w:tr>
      <w:tr w:rsidR="006961A9" w14:paraId="30960E9C" w14:textId="77777777" w:rsidTr="00DC0046">
        <w:tc>
          <w:tcPr>
            <w:tcW w:w="675" w:type="dxa"/>
          </w:tcPr>
          <w:p w14:paraId="20A0861F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UC1_6</w:t>
            </w:r>
          </w:p>
        </w:tc>
        <w:tc>
          <w:tcPr>
            <w:tcW w:w="1418" w:type="dxa"/>
          </w:tcPr>
          <w:p w14:paraId="4946223C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Esc-4/ Modificar carrito</w:t>
            </w:r>
          </w:p>
        </w:tc>
        <w:tc>
          <w:tcPr>
            <w:tcW w:w="2410" w:type="dxa"/>
          </w:tcPr>
          <w:p w14:paraId="229C42DF" w14:textId="77777777" w:rsidR="006961A9" w:rsidRDefault="006961A9">
            <w:pPr>
              <w:rPr>
                <w:lang w:val="en-GB"/>
              </w:rPr>
            </w:pPr>
            <w:r w:rsidRPr="00ED581A">
              <w:rPr>
                <w:lang w:val="en-GB"/>
              </w:rPr>
              <w:t xml:space="preserve">Select: </w:t>
            </w: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5FBE2E24" w14:textId="77777777" w:rsidR="006961A9" w:rsidRPr="00B9328C" w:rsidRDefault="006961A9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“Gasoline”,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  <w:p w14:paraId="1DFCFFB6" w14:textId="77777777" w:rsidR="006961A9" w:rsidRPr="00B9328C" w:rsidRDefault="006961A9">
            <w:pPr>
              <w:rPr>
                <w:lang w:val="es-ES"/>
              </w:rPr>
            </w:pPr>
            <w:r w:rsidRPr="00B9328C">
              <w:rPr>
                <w:lang w:val="es-ES"/>
              </w:rPr>
              <w:t>Deselect:</w:t>
            </w:r>
          </w:p>
          <w:p w14:paraId="0DEA9A6C" w14:textId="77777777" w:rsidR="006961A9" w:rsidRPr="00D35388" w:rsidRDefault="006961A9">
            <w:pPr>
              <w:rPr>
                <w:lang w:val="es-ES"/>
              </w:rPr>
            </w:pPr>
            <w:r w:rsidRPr="00B9328C">
              <w:rPr>
                <w:lang w:val="es-ES"/>
              </w:rPr>
              <w:lastRenderedPageBreak/>
              <w:t>“Sedan”, “Red”, “Gasoline”,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</w:tc>
        <w:tc>
          <w:tcPr>
            <w:tcW w:w="850" w:type="dxa"/>
          </w:tcPr>
          <w:p w14:paraId="7C32E8A3" w14:textId="77777777" w:rsidR="006961A9" w:rsidRPr="00B9328C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4813B963" w14:textId="77777777" w:rsidR="006961A9" w:rsidRPr="00B9328C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37BBF4B1" w14:textId="77777777" w:rsidR="006961A9" w:rsidRPr="00B9328C" w:rsidRDefault="006961A9">
            <w:pPr>
              <w:rPr>
                <w:lang w:val="en-GB"/>
              </w:rPr>
            </w:pPr>
          </w:p>
        </w:tc>
        <w:tc>
          <w:tcPr>
            <w:tcW w:w="3827" w:type="dxa"/>
          </w:tcPr>
          <w:p w14:paraId="40A6E917" w14:textId="77777777" w:rsidR="006961A9" w:rsidRDefault="006961A9">
            <w:pPr>
              <w:rPr>
                <w:lang w:val="en-GB"/>
              </w:rPr>
            </w:pPr>
            <w:r>
              <w:rPr>
                <w:lang w:val="en-GB"/>
              </w:rPr>
              <w:t>Shown:</w:t>
            </w:r>
          </w:p>
          <w:p w14:paraId="5E48F96F" w14:textId="77777777" w:rsidR="006961A9" w:rsidRPr="00B9328C" w:rsidRDefault="006961A9">
            <w:pPr>
              <w:rPr>
                <w:lang w:val="en-GB"/>
              </w:rPr>
            </w:pPr>
            <w:r>
              <w:rPr>
                <w:lang w:val="en-GB"/>
              </w:rPr>
              <w:t xml:space="preserve">Total price: </w:t>
            </w:r>
            <w:r w:rsidRPr="00ED6397">
              <w:rPr>
                <w:lang w:val="en-GB"/>
              </w:rPr>
              <w:t xml:space="preserve">4800000 </w:t>
            </w:r>
          </w:p>
        </w:tc>
      </w:tr>
      <w:tr w:rsidR="006961A9" w:rsidRPr="00ED2466" w14:paraId="4250106D" w14:textId="77777777" w:rsidTr="00DC0046">
        <w:tc>
          <w:tcPr>
            <w:tcW w:w="675" w:type="dxa"/>
          </w:tcPr>
          <w:p w14:paraId="07BB571C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UC1_7</w:t>
            </w:r>
          </w:p>
        </w:tc>
        <w:tc>
          <w:tcPr>
            <w:tcW w:w="1418" w:type="dxa"/>
          </w:tcPr>
          <w:p w14:paraId="390977E2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Esc-5/ Name no dado</w:t>
            </w:r>
          </w:p>
        </w:tc>
        <w:tc>
          <w:tcPr>
            <w:tcW w:w="2410" w:type="dxa"/>
          </w:tcPr>
          <w:p w14:paraId="3B48E11C" w14:textId="77777777" w:rsidR="006961A9" w:rsidRPr="00B93F28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850" w:type="dxa"/>
          </w:tcPr>
          <w:p w14:paraId="75F0B800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2ECFC71F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7416B21F" w14:textId="77777777" w:rsidR="006961A9" w:rsidRPr="000660EF" w:rsidRDefault="006961A9">
            <w:pPr>
              <w:rPr>
                <w:lang w:val="es-ES"/>
              </w:rPr>
            </w:pPr>
            <w:r w:rsidRPr="00FD3E9F">
              <w:rPr>
                <w:lang w:val="es-ES"/>
              </w:rPr>
              <w:t>“” , “González” , “Blasco I</w:t>
            </w:r>
            <w:r>
              <w:rPr>
                <w:lang w:val="es-ES"/>
              </w:rPr>
              <w:t>báñez,4” , “Visa” , “1”</w:t>
            </w:r>
          </w:p>
        </w:tc>
        <w:tc>
          <w:tcPr>
            <w:tcW w:w="3827" w:type="dxa"/>
          </w:tcPr>
          <w:p w14:paraId="25BC4281" w14:textId="77777777" w:rsidR="006961A9" w:rsidRPr="00ED2466" w:rsidRDefault="006961A9">
            <w:pPr>
              <w:rPr>
                <w:lang w:val="en-GB"/>
              </w:rPr>
            </w:pPr>
            <w:r w:rsidRPr="00ED2466">
              <w:rPr>
                <w:lang w:val="en-GB"/>
              </w:rPr>
              <w:t>“The Name field is r</w:t>
            </w:r>
            <w:r>
              <w:rPr>
                <w:lang w:val="en-GB"/>
              </w:rPr>
              <w:t>equired”</w:t>
            </w:r>
          </w:p>
        </w:tc>
      </w:tr>
      <w:tr w:rsidR="006961A9" w:rsidRPr="00ED2466" w14:paraId="2692EAF1" w14:textId="77777777" w:rsidTr="00DC0046">
        <w:tc>
          <w:tcPr>
            <w:tcW w:w="675" w:type="dxa"/>
          </w:tcPr>
          <w:p w14:paraId="1492FCF8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UC1_8</w:t>
            </w:r>
          </w:p>
        </w:tc>
        <w:tc>
          <w:tcPr>
            <w:tcW w:w="1418" w:type="dxa"/>
          </w:tcPr>
          <w:p w14:paraId="65FF61A0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Esc-5/ Surname no dado</w:t>
            </w:r>
          </w:p>
        </w:tc>
        <w:tc>
          <w:tcPr>
            <w:tcW w:w="2410" w:type="dxa"/>
          </w:tcPr>
          <w:p w14:paraId="1151256C" w14:textId="77777777" w:rsidR="006961A9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71156218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850" w:type="dxa"/>
          </w:tcPr>
          <w:p w14:paraId="5C6125F5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15FA0FEF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3541F4D4" w14:textId="77777777" w:rsidR="006961A9" w:rsidRPr="000660EF" w:rsidRDefault="006961A9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“” , “Blasco I</w:t>
            </w:r>
            <w:r>
              <w:rPr>
                <w:lang w:val="es-ES"/>
              </w:rPr>
              <w:t>báñez,4” , “Visa” , “1”</w:t>
            </w:r>
          </w:p>
        </w:tc>
        <w:tc>
          <w:tcPr>
            <w:tcW w:w="3827" w:type="dxa"/>
          </w:tcPr>
          <w:p w14:paraId="3E5A3AEA" w14:textId="77777777" w:rsidR="006961A9" w:rsidRPr="00ED2466" w:rsidRDefault="006961A9">
            <w:pPr>
              <w:rPr>
                <w:lang w:val="en-GB"/>
              </w:rPr>
            </w:pPr>
            <w:r w:rsidRPr="00ED2466">
              <w:rPr>
                <w:lang w:val="en-GB"/>
              </w:rPr>
              <w:t>“The Surname field is r</w:t>
            </w:r>
            <w:r>
              <w:rPr>
                <w:lang w:val="en-GB"/>
              </w:rPr>
              <w:t>equired”</w:t>
            </w:r>
          </w:p>
        </w:tc>
      </w:tr>
      <w:tr w:rsidR="006961A9" w:rsidRPr="00ED2466" w14:paraId="2B34E754" w14:textId="77777777" w:rsidTr="00DC0046">
        <w:tc>
          <w:tcPr>
            <w:tcW w:w="675" w:type="dxa"/>
          </w:tcPr>
          <w:p w14:paraId="6D4BE169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UC1_9</w:t>
            </w:r>
          </w:p>
        </w:tc>
        <w:tc>
          <w:tcPr>
            <w:tcW w:w="1418" w:type="dxa"/>
          </w:tcPr>
          <w:p w14:paraId="13136C63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Esc-5/ Address no dada</w:t>
            </w:r>
          </w:p>
        </w:tc>
        <w:tc>
          <w:tcPr>
            <w:tcW w:w="2410" w:type="dxa"/>
          </w:tcPr>
          <w:p w14:paraId="6B31D386" w14:textId="77777777" w:rsidR="006961A9" w:rsidRPr="00B93F28" w:rsidRDefault="006961A9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850" w:type="dxa"/>
          </w:tcPr>
          <w:p w14:paraId="718CB968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1276" w:type="dxa"/>
          </w:tcPr>
          <w:p w14:paraId="3EB1C331" w14:textId="77777777" w:rsidR="006961A9" w:rsidRPr="00B93F28" w:rsidRDefault="006961A9">
            <w:pPr>
              <w:rPr>
                <w:lang w:val="en-GB"/>
              </w:rPr>
            </w:pPr>
          </w:p>
        </w:tc>
        <w:tc>
          <w:tcPr>
            <w:tcW w:w="3544" w:type="dxa"/>
          </w:tcPr>
          <w:p w14:paraId="449A04BE" w14:textId="77777777" w:rsidR="006961A9" w:rsidRPr="0099497B" w:rsidRDefault="006961A9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“González” , “</w:t>
            </w:r>
            <w:r>
              <w:rPr>
                <w:lang w:val="es-ES"/>
              </w:rPr>
              <w:t>” , “Visa” , “1”</w:t>
            </w:r>
          </w:p>
        </w:tc>
        <w:tc>
          <w:tcPr>
            <w:tcW w:w="3827" w:type="dxa"/>
          </w:tcPr>
          <w:p w14:paraId="63B4D3F9" w14:textId="77777777" w:rsidR="006961A9" w:rsidRPr="00ED2466" w:rsidRDefault="006961A9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r w:rsidRPr="00ED2466">
              <w:rPr>
                <w:lang w:val="en-GB"/>
              </w:rPr>
              <w:t>The Address field is required.</w:t>
            </w:r>
            <w:r>
              <w:rPr>
                <w:lang w:val="en-GB"/>
              </w:rPr>
              <w:t>”</w:t>
            </w:r>
          </w:p>
        </w:tc>
      </w:tr>
      <w:tr w:rsidR="006961A9" w14:paraId="545A3493" w14:textId="77777777" w:rsidTr="00DC0046">
        <w:tc>
          <w:tcPr>
            <w:tcW w:w="675" w:type="dxa"/>
          </w:tcPr>
          <w:p w14:paraId="279B3C43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UC1-10</w:t>
            </w:r>
          </w:p>
        </w:tc>
        <w:tc>
          <w:tcPr>
            <w:tcW w:w="1418" w:type="dxa"/>
          </w:tcPr>
          <w:p w14:paraId="09639968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Esc-6/ Modificar coches seleccionados</w:t>
            </w:r>
          </w:p>
        </w:tc>
        <w:tc>
          <w:tcPr>
            <w:tcW w:w="2410" w:type="dxa"/>
          </w:tcPr>
          <w:p w14:paraId="4D00CDB3" w14:textId="77777777" w:rsidR="006961A9" w:rsidRDefault="006961A9">
            <w:pPr>
              <w:rPr>
                <w:lang w:val="en-GB"/>
              </w:rPr>
            </w:pPr>
            <w:r w:rsidRPr="00ED581A">
              <w:rPr>
                <w:lang w:val="en-GB"/>
              </w:rPr>
              <w:t xml:space="preserve">Select: </w:t>
            </w: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32E0183B" w14:textId="77777777" w:rsidR="006961A9" w:rsidRPr="00B9328C" w:rsidRDefault="006961A9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“Gasoline”,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  <w:p w14:paraId="5A0E5EDB" w14:textId="77777777" w:rsidR="006961A9" w:rsidRPr="00B9328C" w:rsidRDefault="006961A9">
            <w:pPr>
              <w:rPr>
                <w:lang w:val="es-ES"/>
              </w:rPr>
            </w:pPr>
            <w:r w:rsidRPr="00B9328C">
              <w:rPr>
                <w:lang w:val="es-ES"/>
              </w:rPr>
              <w:t>Deselect:</w:t>
            </w:r>
          </w:p>
          <w:p w14:paraId="7459E613" w14:textId="77777777" w:rsidR="006961A9" w:rsidRDefault="006961A9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“Gasoline”,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</w:tc>
        <w:tc>
          <w:tcPr>
            <w:tcW w:w="850" w:type="dxa"/>
          </w:tcPr>
          <w:p w14:paraId="37DC6409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1CF66DEF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544" w:type="dxa"/>
          </w:tcPr>
          <w:p w14:paraId="34E43A4C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827" w:type="dxa"/>
          </w:tcPr>
          <w:p w14:paraId="329D5299" w14:textId="77777777" w:rsidR="006961A9" w:rsidRPr="0012780E" w:rsidRDefault="006961A9">
            <w:r w:rsidRPr="0012780E">
              <w:t>Shown:</w:t>
            </w:r>
          </w:p>
          <w:p w14:paraId="58767B04" w14:textId="77777777" w:rsidR="006961A9" w:rsidRPr="00CC11B9" w:rsidRDefault="006961A9">
            <w:pPr>
              <w:rPr>
                <w:lang w:val="en-GB"/>
              </w:rPr>
            </w:pPr>
            <w:r w:rsidRPr="00CC11B9">
              <w:rPr>
                <w:lang w:val="en-GB"/>
              </w:rPr>
              <w:t>“Coupe”,“Black”,“Luxury business sedan”, “</w:t>
            </w:r>
            <w:r>
              <w:rPr>
                <w:lang w:val="en-GB"/>
              </w:rPr>
              <w:t>4800000”, “1”</w:t>
            </w:r>
          </w:p>
        </w:tc>
      </w:tr>
      <w:tr w:rsidR="006961A9" w:rsidRPr="00F45FE0" w14:paraId="4147AFC4" w14:textId="77777777" w:rsidTr="00DC0046">
        <w:tc>
          <w:tcPr>
            <w:tcW w:w="675" w:type="dxa"/>
          </w:tcPr>
          <w:p w14:paraId="239FC95D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UC1-11</w:t>
            </w:r>
          </w:p>
        </w:tc>
        <w:tc>
          <w:tcPr>
            <w:tcW w:w="1418" w:type="dxa"/>
          </w:tcPr>
          <w:p w14:paraId="43FCC615" w14:textId="77777777" w:rsidR="006961A9" w:rsidRDefault="006961A9">
            <w:pPr>
              <w:rPr>
                <w:lang w:val="es-ES"/>
              </w:rPr>
            </w:pPr>
            <w:r>
              <w:rPr>
                <w:lang w:val="es-ES"/>
              </w:rPr>
              <w:t>Esc-7/ No hay coches disponibles</w:t>
            </w:r>
          </w:p>
        </w:tc>
        <w:tc>
          <w:tcPr>
            <w:tcW w:w="2410" w:type="dxa"/>
          </w:tcPr>
          <w:p w14:paraId="5347F08A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09E3C0F8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016E8D9D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544" w:type="dxa"/>
          </w:tcPr>
          <w:p w14:paraId="093B7743" w14:textId="77777777" w:rsidR="006961A9" w:rsidRDefault="006961A9">
            <w:pPr>
              <w:rPr>
                <w:lang w:val="es-ES"/>
              </w:rPr>
            </w:pPr>
          </w:p>
        </w:tc>
        <w:tc>
          <w:tcPr>
            <w:tcW w:w="3827" w:type="dxa"/>
          </w:tcPr>
          <w:p w14:paraId="495AF3CC" w14:textId="77777777" w:rsidR="006961A9" w:rsidRPr="00F45FE0" w:rsidRDefault="006961A9">
            <w:pPr>
              <w:rPr>
                <w:lang w:val="en-GB"/>
              </w:rPr>
            </w:pPr>
            <w:r w:rsidRPr="00F45FE0">
              <w:rPr>
                <w:lang w:val="en-GB"/>
              </w:rPr>
              <w:t>"There are no cars available for being purchased"</w:t>
            </w:r>
          </w:p>
        </w:tc>
      </w:tr>
    </w:tbl>
    <w:p w14:paraId="1170241B" w14:textId="6D98AA61" w:rsidR="0031698A" w:rsidRPr="00DA1BD2" w:rsidRDefault="0031698A">
      <w:pPr>
        <w:widowControl/>
        <w:spacing w:after="200" w:line="276" w:lineRule="auto"/>
        <w:jc w:val="left"/>
      </w:pPr>
    </w:p>
    <w:p w14:paraId="4B7BFA2A" w14:textId="77777777" w:rsidR="00BF4FCF" w:rsidRDefault="00BF4FCF">
      <w:pPr>
        <w:widowControl/>
        <w:spacing w:after="200" w:line="276" w:lineRule="auto"/>
        <w:jc w:val="left"/>
        <w:rPr>
          <w:b/>
          <w:bCs/>
          <w:lang w:val="es-ES"/>
        </w:rPr>
        <w:sectPr w:rsidR="00BF4FCF" w:rsidSect="00DC0046">
          <w:pgSz w:w="15840" w:h="12240" w:orient="landscape" w:code="1"/>
          <w:pgMar w:top="1440" w:right="1440" w:bottom="1440" w:left="1440" w:header="720" w:footer="720" w:gutter="0"/>
          <w:pgNumType w:start="1"/>
          <w:cols w:space="720"/>
          <w:docGrid w:linePitch="272"/>
        </w:sectPr>
      </w:pPr>
    </w:p>
    <w:p w14:paraId="2297A297" w14:textId="771CEAC4" w:rsidR="006961A9" w:rsidRPr="00DA1BD2" w:rsidRDefault="00917C58">
      <w:pPr>
        <w:widowControl/>
        <w:spacing w:after="200" w:line="276" w:lineRule="auto"/>
        <w:jc w:val="left"/>
      </w:pPr>
      <w:r>
        <w:rPr>
          <w:b/>
          <w:bCs/>
          <w:lang w:val="es-ES"/>
        </w:rPr>
        <w:lastRenderedPageBreak/>
        <w:t>-Alquilar</w:t>
      </w:r>
    </w:p>
    <w:p w14:paraId="37334E90" w14:textId="77777777" w:rsidR="00917C58" w:rsidRDefault="00917C58">
      <w:pPr>
        <w:widowControl/>
        <w:spacing w:after="200" w:line="276" w:lineRule="auto"/>
        <w:jc w:val="left"/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C10835" w14:paraId="2A1870AF" w14:textId="77777777">
        <w:tc>
          <w:tcPr>
            <w:tcW w:w="4750" w:type="dxa"/>
          </w:tcPr>
          <w:p w14:paraId="49676238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1E2FC800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C10835" w14:paraId="7308FE5D" w14:textId="77777777">
        <w:tc>
          <w:tcPr>
            <w:tcW w:w="4750" w:type="dxa"/>
          </w:tcPr>
          <w:p w14:paraId="06A7A466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1 – Alquiler correcto</w:t>
            </w:r>
          </w:p>
        </w:tc>
        <w:tc>
          <w:tcPr>
            <w:tcW w:w="4750" w:type="dxa"/>
          </w:tcPr>
          <w:p w14:paraId="685A80B8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C10835" w14:paraId="60DF429C" w14:textId="77777777">
        <w:tc>
          <w:tcPr>
            <w:tcW w:w="4750" w:type="dxa"/>
          </w:tcPr>
          <w:p w14:paraId="3B1328BA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2 – Coches no disponibles</w:t>
            </w:r>
          </w:p>
        </w:tc>
        <w:tc>
          <w:tcPr>
            <w:tcW w:w="4750" w:type="dxa"/>
          </w:tcPr>
          <w:p w14:paraId="690E339F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C10835" w14:paraId="174E2887" w14:textId="77777777">
        <w:tc>
          <w:tcPr>
            <w:tcW w:w="4750" w:type="dxa"/>
          </w:tcPr>
          <w:p w14:paraId="700B516E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3 – Filtrar coches</w:t>
            </w:r>
          </w:p>
        </w:tc>
        <w:tc>
          <w:tcPr>
            <w:tcW w:w="4750" w:type="dxa"/>
          </w:tcPr>
          <w:p w14:paraId="7D3FE557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C10835" w14:paraId="5ECD120F" w14:textId="77777777">
        <w:tc>
          <w:tcPr>
            <w:tcW w:w="4750" w:type="dxa"/>
          </w:tcPr>
          <w:p w14:paraId="2C758881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4 – Coche no seleccionado</w:t>
            </w:r>
          </w:p>
        </w:tc>
        <w:tc>
          <w:tcPr>
            <w:tcW w:w="4750" w:type="dxa"/>
          </w:tcPr>
          <w:p w14:paraId="34027EF3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C10835" w14:paraId="7C6913C0" w14:textId="77777777">
        <w:tc>
          <w:tcPr>
            <w:tcW w:w="4750" w:type="dxa"/>
          </w:tcPr>
          <w:p w14:paraId="7C3AA4DC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5 – Modificar el carrito del alquiler</w:t>
            </w:r>
          </w:p>
        </w:tc>
        <w:tc>
          <w:tcPr>
            <w:tcW w:w="4750" w:type="dxa"/>
          </w:tcPr>
          <w:p w14:paraId="70D37CD6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C10835" w14:paraId="17D48F84" w14:textId="77777777">
        <w:tc>
          <w:tcPr>
            <w:tcW w:w="4750" w:type="dxa"/>
          </w:tcPr>
          <w:p w14:paraId="6627B03F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6 – Error en formulario</w:t>
            </w:r>
          </w:p>
        </w:tc>
        <w:tc>
          <w:tcPr>
            <w:tcW w:w="4750" w:type="dxa"/>
          </w:tcPr>
          <w:p w14:paraId="1BA158B3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C10835" w14:paraId="0D269A27" w14:textId="77777777">
        <w:tc>
          <w:tcPr>
            <w:tcW w:w="4750" w:type="dxa"/>
          </w:tcPr>
          <w:p w14:paraId="50926F2D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Esc 7 – Modificación de coches seleccionados</w:t>
            </w:r>
          </w:p>
        </w:tc>
        <w:tc>
          <w:tcPr>
            <w:tcW w:w="4750" w:type="dxa"/>
          </w:tcPr>
          <w:p w14:paraId="1CC00258" w14:textId="77777777" w:rsidR="00C10835" w:rsidRDefault="00C10835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7A9C16CC" w14:textId="77777777" w:rsidR="00917C58" w:rsidRPr="00917C58" w:rsidRDefault="00917C58">
      <w:pPr>
        <w:widowControl/>
        <w:spacing w:after="200" w:line="276" w:lineRule="auto"/>
        <w:jc w:val="left"/>
        <w:rPr>
          <w:b/>
          <w:bCs/>
          <w:lang w:val="es-ES"/>
        </w:rPr>
      </w:pPr>
    </w:p>
    <w:p w14:paraId="4157F770" w14:textId="77777777" w:rsidR="00C10835" w:rsidRDefault="00C10835">
      <w:pPr>
        <w:widowControl/>
        <w:spacing w:after="200" w:line="276" w:lineRule="auto"/>
        <w:jc w:val="left"/>
        <w:rPr>
          <w:b/>
          <w:bCs/>
          <w:lang w:val="es-ES"/>
        </w:rPr>
      </w:pPr>
    </w:p>
    <w:p w14:paraId="64D844A4" w14:textId="77777777" w:rsidR="00C10835" w:rsidRDefault="00C10835">
      <w:pPr>
        <w:widowControl/>
        <w:spacing w:after="200" w:line="276" w:lineRule="auto"/>
        <w:jc w:val="left"/>
        <w:rPr>
          <w:b/>
          <w:bCs/>
          <w:lang w:val="es-ES"/>
        </w:rPr>
      </w:pPr>
    </w:p>
    <w:tbl>
      <w:tblPr>
        <w:tblStyle w:val="Tablaconcuadrcula"/>
        <w:tblW w:w="13716" w:type="dxa"/>
        <w:tblLayout w:type="fixed"/>
        <w:tblLook w:val="04A0" w:firstRow="1" w:lastRow="0" w:firstColumn="1" w:lastColumn="0" w:noHBand="0" w:noVBand="1"/>
      </w:tblPr>
      <w:tblGrid>
        <w:gridCol w:w="1134"/>
        <w:gridCol w:w="1101"/>
        <w:gridCol w:w="1701"/>
        <w:gridCol w:w="992"/>
        <w:gridCol w:w="992"/>
        <w:gridCol w:w="1134"/>
        <w:gridCol w:w="1134"/>
        <w:gridCol w:w="1276"/>
        <w:gridCol w:w="1984"/>
        <w:gridCol w:w="2268"/>
      </w:tblGrid>
      <w:tr w:rsidR="00BF4FCF" w14:paraId="523A5702" w14:textId="77777777">
        <w:tc>
          <w:tcPr>
            <w:tcW w:w="1134" w:type="dxa"/>
          </w:tcPr>
          <w:p w14:paraId="25F06759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101" w:type="dxa"/>
          </w:tcPr>
          <w:p w14:paraId="12B99062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701" w:type="dxa"/>
          </w:tcPr>
          <w:p w14:paraId="73E4CB4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 xml:space="preserve">Coche </w:t>
            </w:r>
          </w:p>
          <w:p w14:paraId="2B574E2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(Manufacturer, Model)</w:t>
            </w:r>
          </w:p>
        </w:tc>
        <w:tc>
          <w:tcPr>
            <w:tcW w:w="992" w:type="dxa"/>
          </w:tcPr>
          <w:p w14:paraId="4F5E865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992" w:type="dxa"/>
          </w:tcPr>
          <w:p w14:paraId="78546C5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1134" w:type="dxa"/>
          </w:tcPr>
          <w:p w14:paraId="59CDB41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Desde</w:t>
            </w:r>
          </w:p>
        </w:tc>
        <w:tc>
          <w:tcPr>
            <w:tcW w:w="1134" w:type="dxa"/>
          </w:tcPr>
          <w:p w14:paraId="43832994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Hasta</w:t>
            </w:r>
          </w:p>
        </w:tc>
        <w:tc>
          <w:tcPr>
            <w:tcW w:w="1276" w:type="dxa"/>
          </w:tcPr>
          <w:p w14:paraId="19DEEE5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Rental</w:t>
            </w:r>
          </w:p>
          <w:p w14:paraId="1869E502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1984" w:type="dxa"/>
          </w:tcPr>
          <w:p w14:paraId="3183450F" w14:textId="77777777" w:rsidR="00BF4FCF" w:rsidRPr="00301291" w:rsidRDefault="00BF4FCF">
            <w:r w:rsidRPr="00301291">
              <w:t>Name, Surname, Address,</w:t>
            </w:r>
          </w:p>
          <w:p w14:paraId="13FD274B" w14:textId="77777777" w:rsidR="00BF4FCF" w:rsidRPr="00301291" w:rsidRDefault="00BF4FCF">
            <w:r w:rsidRPr="00301291">
              <w:t>Payment Method,</w:t>
            </w:r>
          </w:p>
          <w:p w14:paraId="71D92FBA" w14:textId="77777777" w:rsidR="00BF4FCF" w:rsidRPr="00D57275" w:rsidRDefault="00BF4FCF">
            <w:pPr>
              <w:rPr>
                <w:lang w:val="es-ES"/>
              </w:rPr>
            </w:pPr>
            <w:r>
              <w:rPr>
                <w:lang w:val="es-ES"/>
              </w:rPr>
              <w:t>Quantity</w:t>
            </w:r>
          </w:p>
        </w:tc>
        <w:tc>
          <w:tcPr>
            <w:tcW w:w="2268" w:type="dxa"/>
          </w:tcPr>
          <w:p w14:paraId="3408D75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BF4FCF" w:rsidRPr="00B325B2" w14:paraId="02B13B1F" w14:textId="77777777">
        <w:tc>
          <w:tcPr>
            <w:tcW w:w="1134" w:type="dxa"/>
          </w:tcPr>
          <w:p w14:paraId="2328D43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UC2_1</w:t>
            </w:r>
          </w:p>
        </w:tc>
        <w:tc>
          <w:tcPr>
            <w:tcW w:w="1101" w:type="dxa"/>
          </w:tcPr>
          <w:p w14:paraId="7062692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Esc-1/escenario correcto con visa</w:t>
            </w:r>
          </w:p>
        </w:tc>
        <w:tc>
          <w:tcPr>
            <w:tcW w:w="1701" w:type="dxa"/>
          </w:tcPr>
          <w:p w14:paraId="0A689380" w14:textId="77777777" w:rsidR="00BF4FCF" w:rsidRDefault="00BF4FCF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Truck</w:t>
            </w:r>
          </w:p>
        </w:tc>
        <w:tc>
          <w:tcPr>
            <w:tcW w:w="992" w:type="dxa"/>
          </w:tcPr>
          <w:p w14:paraId="68EF4E12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F92E7B3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1CF8BB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1230464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6104ADE4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0B8FF918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“Pablo”, “Ballestero”, “Calle Cervantes,8”, “Visa”, 1</w:t>
            </w:r>
          </w:p>
        </w:tc>
        <w:tc>
          <w:tcPr>
            <w:tcW w:w="2268" w:type="dxa"/>
          </w:tcPr>
          <w:p w14:paraId="2D53CB7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“Pablo Ballestero”, “Calle Cervantes,8”,”Visa”,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t xml:space="preserve"> “</w:t>
            </w:r>
            <w:r w:rsidRPr="00301291">
              <w:rPr>
                <w:lang w:val="es-ES"/>
              </w:rPr>
              <w:t>16/12/2025”, “17/12/2025 - 18/12/2025”, “</w:t>
            </w:r>
            <w:r>
              <w:rPr>
                <w:lang w:val="es-ES"/>
              </w:rPr>
              <w:t>Pickup Truck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Volkswagen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”,”1”,”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"</w:t>
            </w:r>
          </w:p>
        </w:tc>
      </w:tr>
      <w:tr w:rsidR="00BF4FCF" w:rsidRPr="00736FE5" w14:paraId="19A92E80" w14:textId="77777777">
        <w:tc>
          <w:tcPr>
            <w:tcW w:w="1134" w:type="dxa"/>
          </w:tcPr>
          <w:p w14:paraId="6435D22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UC2_2</w:t>
            </w:r>
          </w:p>
        </w:tc>
        <w:tc>
          <w:tcPr>
            <w:tcW w:w="1101" w:type="dxa"/>
          </w:tcPr>
          <w:p w14:paraId="7FCBFD5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 xml:space="preserve">Esc-1/escenario correcto </w:t>
            </w:r>
            <w:r>
              <w:rPr>
                <w:lang w:val="es-ES"/>
              </w:rPr>
              <w:lastRenderedPageBreak/>
              <w:t xml:space="preserve">con </w:t>
            </w:r>
          </w:p>
          <w:p w14:paraId="4FC37F13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GooglePay</w:t>
            </w:r>
          </w:p>
        </w:tc>
        <w:tc>
          <w:tcPr>
            <w:tcW w:w="1701" w:type="dxa"/>
          </w:tcPr>
          <w:p w14:paraId="19EECEDA" w14:textId="77777777" w:rsidR="00BF4FCF" w:rsidRDefault="00BF4FCF">
            <w:pPr>
              <w:rPr>
                <w:lang w:val="es-ES"/>
              </w:rPr>
            </w:pPr>
            <w:r w:rsidRPr="002651E9">
              <w:rPr>
                <w:lang w:val="es-ES"/>
              </w:rPr>
              <w:lastRenderedPageBreak/>
              <w:t>Volkswagen</w:t>
            </w:r>
            <w:r>
              <w:rPr>
                <w:lang w:val="es-ES"/>
              </w:rPr>
              <w:t xml:space="preserve"> Pickup Truck</w:t>
            </w:r>
          </w:p>
        </w:tc>
        <w:tc>
          <w:tcPr>
            <w:tcW w:w="992" w:type="dxa"/>
          </w:tcPr>
          <w:p w14:paraId="79823797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39B971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30105B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6945BABC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3319BC6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7D5D89C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 xml:space="preserve">“Pablo”, “Ballestero”, “Calle Cervantes,8”, </w:t>
            </w:r>
            <w:r>
              <w:rPr>
                <w:lang w:val="es-ES"/>
              </w:rPr>
              <w:lastRenderedPageBreak/>
              <w:t>“GooglePay”, 1</w:t>
            </w:r>
          </w:p>
        </w:tc>
        <w:tc>
          <w:tcPr>
            <w:tcW w:w="2268" w:type="dxa"/>
          </w:tcPr>
          <w:p w14:paraId="087C0A70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“Pablo Ballestero”, “Calle Cervantes,8”,”GooglePay”,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t xml:space="preserve"> 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lastRenderedPageBreak/>
              <w:t>“</w:t>
            </w:r>
            <w:r w:rsidRPr="00301291">
              <w:rPr>
                <w:lang w:val="es-ES"/>
              </w:rPr>
              <w:t>16/12/2025”, “17/12/2025 - 18/12/2025”, “</w:t>
            </w:r>
            <w:r>
              <w:rPr>
                <w:lang w:val="es-ES"/>
              </w:rPr>
              <w:t>Pickup Truck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Volkswagen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”,”1”,”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"</w:t>
            </w:r>
          </w:p>
        </w:tc>
      </w:tr>
      <w:tr w:rsidR="00BF4FCF" w:rsidRPr="00736FE5" w14:paraId="7A286CA8" w14:textId="77777777">
        <w:tc>
          <w:tcPr>
            <w:tcW w:w="1134" w:type="dxa"/>
          </w:tcPr>
          <w:p w14:paraId="0A69A6BD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UC2_3</w:t>
            </w:r>
          </w:p>
        </w:tc>
        <w:tc>
          <w:tcPr>
            <w:tcW w:w="1101" w:type="dxa"/>
          </w:tcPr>
          <w:p w14:paraId="122E6A0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Esc-1/escenario correcto con PayPal</w:t>
            </w:r>
          </w:p>
        </w:tc>
        <w:tc>
          <w:tcPr>
            <w:tcW w:w="1701" w:type="dxa"/>
          </w:tcPr>
          <w:p w14:paraId="19A5EEA0" w14:textId="77777777" w:rsidR="00BF4FCF" w:rsidRDefault="00BF4FCF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Truck</w:t>
            </w:r>
          </w:p>
        </w:tc>
        <w:tc>
          <w:tcPr>
            <w:tcW w:w="992" w:type="dxa"/>
          </w:tcPr>
          <w:p w14:paraId="0DC03B6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2B4B37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956BC0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5F77DE1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148FDCC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6E151ED2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“Pablo”, “Ballestero”, “Calle Cervantes,8”, “PayPal”, 1</w:t>
            </w:r>
          </w:p>
        </w:tc>
        <w:tc>
          <w:tcPr>
            <w:tcW w:w="2268" w:type="dxa"/>
          </w:tcPr>
          <w:p w14:paraId="3B4C536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“Pablo Ballestero”, “Calle Cervantes,8”,” PayPal”</w:t>
            </w:r>
            <w:r w:rsidRPr="00301291">
              <w:rPr>
                <w:rFonts w:ascii="Helvetica" w:hAnsi="Helvetica" w:cs="Helvetica"/>
                <w:color w:val="212529"/>
                <w:shd w:val="clear" w:color="auto" w:fill="FFFFFF"/>
                <w:lang w:val="es-ES"/>
              </w:rPr>
              <w:t xml:space="preserve"> “</w:t>
            </w:r>
            <w:r w:rsidRPr="00301291">
              <w:rPr>
                <w:lang w:val="es-ES"/>
              </w:rPr>
              <w:t>16/12/2025”, “17/12/2025 - 18/12/2025”, “</w:t>
            </w:r>
            <w:r>
              <w:rPr>
                <w:lang w:val="es-ES"/>
              </w:rPr>
              <w:t>Pickup Truck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Volkswagen</w:t>
            </w:r>
            <w:r w:rsidRPr="00301291">
              <w:rPr>
                <w:lang w:val="es-ES"/>
              </w:rPr>
              <w:t>”, “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”,”1”,”</w:t>
            </w:r>
            <w:r>
              <w:rPr>
                <w:lang w:val="es-ES"/>
              </w:rPr>
              <w:t>80</w:t>
            </w:r>
            <w:r w:rsidRPr="00301291">
              <w:rPr>
                <w:lang w:val="es-ES"/>
              </w:rPr>
              <w:t>"</w:t>
            </w:r>
          </w:p>
        </w:tc>
      </w:tr>
      <w:tr w:rsidR="00BF4FCF" w14:paraId="4F58FF69" w14:textId="77777777">
        <w:tc>
          <w:tcPr>
            <w:tcW w:w="1134" w:type="dxa"/>
          </w:tcPr>
          <w:p w14:paraId="7BDD6BD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UC2_4</w:t>
            </w:r>
          </w:p>
        </w:tc>
        <w:tc>
          <w:tcPr>
            <w:tcW w:w="1101" w:type="dxa"/>
          </w:tcPr>
          <w:p w14:paraId="787F901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Esc-2/no hay coches</w:t>
            </w:r>
          </w:p>
        </w:tc>
        <w:tc>
          <w:tcPr>
            <w:tcW w:w="1701" w:type="dxa"/>
          </w:tcPr>
          <w:p w14:paraId="50C7B2F9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829D499" w14:textId="19977161" w:rsidR="00BF4FCF" w:rsidRDefault="00F61F2E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992" w:type="dxa"/>
          </w:tcPr>
          <w:p w14:paraId="17CDB8C4" w14:textId="20256C9C" w:rsidR="00BF4FCF" w:rsidRDefault="00F61F2E">
            <w:pPr>
              <w:rPr>
                <w:lang w:val="es-ES"/>
              </w:rPr>
            </w:pPr>
            <w:r>
              <w:rPr>
                <w:lang w:val="es-ES"/>
              </w:rPr>
              <w:t>Sedan</w:t>
            </w:r>
          </w:p>
        </w:tc>
        <w:tc>
          <w:tcPr>
            <w:tcW w:w="1134" w:type="dxa"/>
          </w:tcPr>
          <w:p w14:paraId="4A36001C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14AF01E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18E89239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2D3E5AF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C358449" w14:textId="77777777" w:rsidR="00BF4FCF" w:rsidRPr="00B325B2" w:rsidRDefault="00BF4FCF">
            <w:r w:rsidRPr="00B325B2">
              <w:t>Filtered cars:</w:t>
            </w:r>
          </w:p>
          <w:p w14:paraId="3C20BF55" w14:textId="77777777" w:rsidR="00BF4FCF" w:rsidRPr="00B325B2" w:rsidRDefault="00BF4FCF">
            <w:r w:rsidRPr="00B325B2">
              <w:t>There are no cars available for being rented.</w:t>
            </w:r>
          </w:p>
        </w:tc>
      </w:tr>
      <w:tr w:rsidR="00BF4FCF" w14:paraId="7A487BC5" w14:textId="77777777">
        <w:tc>
          <w:tcPr>
            <w:tcW w:w="1134" w:type="dxa"/>
          </w:tcPr>
          <w:p w14:paraId="244B4FB0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UC2_5</w:t>
            </w:r>
          </w:p>
        </w:tc>
        <w:tc>
          <w:tcPr>
            <w:tcW w:w="1101" w:type="dxa"/>
          </w:tcPr>
          <w:p w14:paraId="783CE608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Esc-3/filtro precio</w:t>
            </w:r>
          </w:p>
        </w:tc>
        <w:tc>
          <w:tcPr>
            <w:tcW w:w="1701" w:type="dxa"/>
          </w:tcPr>
          <w:p w14:paraId="5351AB9A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F3125F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100</w:t>
            </w:r>
          </w:p>
        </w:tc>
        <w:tc>
          <w:tcPr>
            <w:tcW w:w="992" w:type="dxa"/>
          </w:tcPr>
          <w:p w14:paraId="1B8A213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D29F71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6DF9876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18CC1D90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6996D821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5AEE5A61" w14:textId="77777777" w:rsidR="00BF4FCF" w:rsidRPr="00301291" w:rsidRDefault="00BF4FCF">
            <w:r w:rsidRPr="00301291">
              <w:t>Filtered cars:</w:t>
            </w:r>
          </w:p>
          <w:p w14:paraId="050E26C4" w14:textId="77777777" w:rsidR="00BF4FCF" w:rsidRPr="00301291" w:rsidRDefault="00BF4FCF"/>
          <w:p w14:paraId="0AF1D36C" w14:textId="77777777" w:rsidR="00BF4FCF" w:rsidRPr="00301291" w:rsidRDefault="00BF4FCF">
            <w:r w:rsidRPr="00301291">
              <w:t>“Pickup Truck”, “Gasoline”, “Volkswagen”, “White”, “80”</w:t>
            </w:r>
          </w:p>
        </w:tc>
      </w:tr>
      <w:tr w:rsidR="00BF4FCF" w14:paraId="00F1C2B2" w14:textId="77777777">
        <w:tc>
          <w:tcPr>
            <w:tcW w:w="1134" w:type="dxa"/>
          </w:tcPr>
          <w:p w14:paraId="49C134D8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UC2_6</w:t>
            </w:r>
          </w:p>
        </w:tc>
        <w:tc>
          <w:tcPr>
            <w:tcW w:w="1101" w:type="dxa"/>
          </w:tcPr>
          <w:p w14:paraId="14151B1D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Esc-3/filtro modelo</w:t>
            </w:r>
          </w:p>
        </w:tc>
        <w:tc>
          <w:tcPr>
            <w:tcW w:w="1701" w:type="dxa"/>
          </w:tcPr>
          <w:p w14:paraId="08BDD672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5D87BA6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D0C7DE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Sedan</w:t>
            </w:r>
          </w:p>
        </w:tc>
        <w:tc>
          <w:tcPr>
            <w:tcW w:w="1134" w:type="dxa"/>
          </w:tcPr>
          <w:p w14:paraId="3346BE4B" w14:textId="77777777" w:rsidR="00BF4FCF" w:rsidRPr="00D93327" w:rsidRDefault="00BF4FCF">
            <w:pPr>
              <w:rPr>
                <w:lang w:val="es-ES"/>
              </w:rPr>
            </w:pPr>
            <w:r w:rsidRPr="00D93327"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3BFEFFA4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40A1F97D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20ED121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1DCDD58" w14:textId="77777777" w:rsidR="00BF4FCF" w:rsidRPr="003B31AF" w:rsidRDefault="00BF4FCF">
            <w:pPr>
              <w:rPr>
                <w:lang w:val="es-ES"/>
              </w:rPr>
            </w:pPr>
            <w:r w:rsidRPr="003B31AF">
              <w:rPr>
                <w:lang w:val="es-ES"/>
              </w:rPr>
              <w:t xml:space="preserve">Filtered </w:t>
            </w:r>
            <w:r>
              <w:rPr>
                <w:lang w:val="es-ES"/>
              </w:rPr>
              <w:t>cars</w:t>
            </w:r>
            <w:r w:rsidRPr="003B31AF">
              <w:rPr>
                <w:lang w:val="es-ES"/>
              </w:rPr>
              <w:t>:</w:t>
            </w:r>
          </w:p>
          <w:p w14:paraId="512447A5" w14:textId="77777777" w:rsidR="00BF4FCF" w:rsidRDefault="00BF4FCF">
            <w:pPr>
              <w:rPr>
                <w:lang w:val="es-ES"/>
              </w:rPr>
            </w:pPr>
          </w:p>
          <w:p w14:paraId="77DD5423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“Sedan”, “Gasoline”, “Audi”, “Red”, “280”</w:t>
            </w:r>
          </w:p>
        </w:tc>
      </w:tr>
      <w:tr w:rsidR="00BF4FCF" w14:paraId="5EEE3988" w14:textId="77777777">
        <w:tc>
          <w:tcPr>
            <w:tcW w:w="1134" w:type="dxa"/>
          </w:tcPr>
          <w:p w14:paraId="55C6E36E" w14:textId="77777777" w:rsidR="00BF4FCF" w:rsidRPr="006A3FE6" w:rsidRDefault="00BF4FCF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UC2_7</w:t>
            </w:r>
          </w:p>
        </w:tc>
        <w:tc>
          <w:tcPr>
            <w:tcW w:w="1101" w:type="dxa"/>
          </w:tcPr>
          <w:p w14:paraId="4A0FD8B7" w14:textId="77777777" w:rsidR="00BF4FCF" w:rsidRPr="0055351E" w:rsidRDefault="00BF4FCF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Esc-4/ Coche no seleccionado</w:t>
            </w:r>
          </w:p>
        </w:tc>
        <w:tc>
          <w:tcPr>
            <w:tcW w:w="1701" w:type="dxa"/>
          </w:tcPr>
          <w:p w14:paraId="5CF9BD0B" w14:textId="77777777" w:rsidR="00BF4FCF" w:rsidRPr="00301291" w:rsidRDefault="00BF4FCF">
            <w:r w:rsidRPr="00301291">
              <w:t>Select:</w:t>
            </w:r>
          </w:p>
          <w:p w14:paraId="73D643A8" w14:textId="77777777" w:rsidR="00BF4FCF" w:rsidRPr="00301291" w:rsidRDefault="00BF4FCF">
            <w:r w:rsidRPr="00301291">
              <w:t>“</w:t>
            </w:r>
            <w:r w:rsidRPr="00B325B2">
              <w:t>Volkswagen Pickup Truck</w:t>
            </w:r>
            <w:r w:rsidRPr="00301291">
              <w:t>”</w:t>
            </w:r>
          </w:p>
          <w:p w14:paraId="7DEE7D1D" w14:textId="77777777" w:rsidR="00BF4FCF" w:rsidRPr="00301291" w:rsidRDefault="00BF4FCF"/>
          <w:p w14:paraId="4142AFC1" w14:textId="77777777" w:rsidR="00BF4FCF" w:rsidRPr="00301291" w:rsidRDefault="00BF4FCF">
            <w:r w:rsidRPr="00301291">
              <w:t>Deselect:</w:t>
            </w:r>
          </w:p>
          <w:p w14:paraId="365D6072" w14:textId="77777777" w:rsidR="00BF4FCF" w:rsidRPr="00301291" w:rsidRDefault="00BF4FCF">
            <w:r w:rsidRPr="00301291">
              <w:lastRenderedPageBreak/>
              <w:t>“</w:t>
            </w: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Truck</w:t>
            </w:r>
            <w:r w:rsidRPr="00301291">
              <w:t>”</w:t>
            </w:r>
          </w:p>
        </w:tc>
        <w:tc>
          <w:tcPr>
            <w:tcW w:w="992" w:type="dxa"/>
          </w:tcPr>
          <w:p w14:paraId="3749CD61" w14:textId="77777777" w:rsidR="00BF4FCF" w:rsidRPr="00301291" w:rsidRDefault="00BF4FCF"/>
        </w:tc>
        <w:tc>
          <w:tcPr>
            <w:tcW w:w="992" w:type="dxa"/>
          </w:tcPr>
          <w:p w14:paraId="2558E585" w14:textId="77777777" w:rsidR="00BF4FCF" w:rsidRPr="00301291" w:rsidRDefault="00BF4FCF"/>
        </w:tc>
        <w:tc>
          <w:tcPr>
            <w:tcW w:w="1134" w:type="dxa"/>
          </w:tcPr>
          <w:p w14:paraId="5E69ECA4" w14:textId="77777777" w:rsidR="00BF4FCF" w:rsidRPr="00301291" w:rsidRDefault="00BF4FCF"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20A83ACE" w14:textId="77777777" w:rsidR="00BF4FCF" w:rsidRPr="00301291" w:rsidRDefault="00BF4FCF"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70E4A189" w14:textId="77777777" w:rsidR="00BF4FCF" w:rsidRPr="00301291" w:rsidRDefault="00BF4FCF">
            <w:r>
              <w:rPr>
                <w:lang w:val="es-ES"/>
              </w:rPr>
              <w:t>Today+4</w:t>
            </w:r>
          </w:p>
        </w:tc>
        <w:tc>
          <w:tcPr>
            <w:tcW w:w="1984" w:type="dxa"/>
          </w:tcPr>
          <w:p w14:paraId="0E160786" w14:textId="77777777" w:rsidR="00BF4FCF" w:rsidRPr="00301291" w:rsidRDefault="00BF4FCF"/>
        </w:tc>
        <w:tc>
          <w:tcPr>
            <w:tcW w:w="2268" w:type="dxa"/>
          </w:tcPr>
          <w:p w14:paraId="7E2B51CE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Rent Cars button disabled</w:t>
            </w:r>
          </w:p>
        </w:tc>
      </w:tr>
      <w:tr w:rsidR="00BF4FCF" w14:paraId="0C8ED5D8" w14:textId="77777777">
        <w:tc>
          <w:tcPr>
            <w:tcW w:w="1134" w:type="dxa"/>
          </w:tcPr>
          <w:p w14:paraId="7421ED3F" w14:textId="77777777" w:rsidR="00BF4FCF" w:rsidRPr="006A3FE6" w:rsidRDefault="00BF4FCF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UC2_8</w:t>
            </w:r>
          </w:p>
        </w:tc>
        <w:tc>
          <w:tcPr>
            <w:tcW w:w="1101" w:type="dxa"/>
          </w:tcPr>
          <w:p w14:paraId="549777B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Esc-5/</w:t>
            </w:r>
          </w:p>
          <w:p w14:paraId="51D925DC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Modificar Carrito</w:t>
            </w:r>
          </w:p>
        </w:tc>
        <w:tc>
          <w:tcPr>
            <w:tcW w:w="1701" w:type="dxa"/>
          </w:tcPr>
          <w:p w14:paraId="128E5C77" w14:textId="77777777" w:rsidR="00BF4FCF" w:rsidRPr="008565FD" w:rsidRDefault="00BF4FCF">
            <w:r w:rsidRPr="008565FD">
              <w:t>Select:</w:t>
            </w:r>
          </w:p>
          <w:p w14:paraId="7A7DF826" w14:textId="77777777" w:rsidR="00BF4FCF" w:rsidRPr="008565FD" w:rsidRDefault="00BF4FCF">
            <w:r w:rsidRPr="008565FD">
              <w:t>“T Volkswagen Pickup Truck”,</w:t>
            </w:r>
          </w:p>
          <w:p w14:paraId="4DA5CF7A" w14:textId="77777777" w:rsidR="00BF4FCF" w:rsidRPr="008565FD" w:rsidRDefault="00BF4FCF">
            <w:r w:rsidRPr="008565FD">
              <w:t>“Audi Sedan”,</w:t>
            </w:r>
          </w:p>
          <w:p w14:paraId="6D1556F5" w14:textId="77777777" w:rsidR="00BF4FCF" w:rsidRPr="008565FD" w:rsidRDefault="00BF4FCF"/>
          <w:p w14:paraId="6E4DDB61" w14:textId="77777777" w:rsidR="00BF4FCF" w:rsidRPr="008565FD" w:rsidRDefault="00BF4FCF">
            <w:r w:rsidRPr="008565FD">
              <w:t>Deselect:</w:t>
            </w:r>
          </w:p>
          <w:p w14:paraId="68A49C97" w14:textId="3BE61BF6" w:rsidR="00BF4FCF" w:rsidRDefault="008565FD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B325B2">
              <w:t>Audi Sedan</w:t>
            </w:r>
            <w:r>
              <w:rPr>
                <w:lang w:val="es-ES"/>
              </w:rPr>
              <w:t>”</w:t>
            </w:r>
          </w:p>
        </w:tc>
        <w:tc>
          <w:tcPr>
            <w:tcW w:w="992" w:type="dxa"/>
          </w:tcPr>
          <w:p w14:paraId="0E183203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14358CF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FB2CE20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299A5BB2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21BC8CBD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596FF6AA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220CDBC9" w14:textId="77777777" w:rsidR="00BF4FCF" w:rsidRPr="00301291" w:rsidRDefault="00BF4FCF">
            <w:r w:rsidRPr="00301291">
              <w:t>Shown:</w:t>
            </w:r>
          </w:p>
          <w:p w14:paraId="171B4766" w14:textId="62587B45" w:rsidR="00BF4FCF" w:rsidRPr="00301291" w:rsidRDefault="00BF4FCF">
            <w:pPr>
              <w:rPr>
                <w:u w:val="single"/>
              </w:rPr>
            </w:pPr>
            <w:r w:rsidRPr="00301291">
              <w:t>“</w:t>
            </w:r>
            <w:r w:rsidR="008565FD" w:rsidRPr="00B325B2">
              <w:t>Volkswagen Pickup Truck</w:t>
            </w:r>
            <w:r w:rsidR="008565FD" w:rsidRPr="00301291">
              <w:t xml:space="preserve"> – 80</w:t>
            </w:r>
            <w:r w:rsidRPr="00301291">
              <w:t xml:space="preserve">€, Total Price: </w:t>
            </w:r>
            <w:r w:rsidR="008565FD" w:rsidRPr="00301291">
              <w:t>80</w:t>
            </w:r>
            <w:r w:rsidRPr="00301291">
              <w:t>€”</w:t>
            </w:r>
          </w:p>
        </w:tc>
      </w:tr>
      <w:tr w:rsidR="00BF4FCF" w14:paraId="58398A81" w14:textId="77777777">
        <w:tc>
          <w:tcPr>
            <w:tcW w:w="1134" w:type="dxa"/>
          </w:tcPr>
          <w:p w14:paraId="5EAE8560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UC2_9</w:t>
            </w:r>
          </w:p>
        </w:tc>
        <w:tc>
          <w:tcPr>
            <w:tcW w:w="1101" w:type="dxa"/>
          </w:tcPr>
          <w:p w14:paraId="683F9FC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Esc-6/ Nombre no dado</w:t>
            </w:r>
          </w:p>
        </w:tc>
        <w:tc>
          <w:tcPr>
            <w:tcW w:w="1701" w:type="dxa"/>
          </w:tcPr>
          <w:p w14:paraId="6BE137FB" w14:textId="77777777" w:rsidR="00BF4FCF" w:rsidRDefault="00BF4FCF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Truck</w:t>
            </w:r>
          </w:p>
        </w:tc>
        <w:tc>
          <w:tcPr>
            <w:tcW w:w="992" w:type="dxa"/>
          </w:tcPr>
          <w:p w14:paraId="3A2D9C35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2CE7932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60C21C5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5A785BA8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56612BC0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68D837E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“”, “Ballestero”, “Calle Cervantes,8”, “Visa”, 1</w:t>
            </w:r>
          </w:p>
        </w:tc>
        <w:tc>
          <w:tcPr>
            <w:tcW w:w="2268" w:type="dxa"/>
          </w:tcPr>
          <w:p w14:paraId="49E62409" w14:textId="77777777" w:rsidR="00BF4FCF" w:rsidRPr="00301291" w:rsidRDefault="00BF4FCF">
            <w:r w:rsidRPr="00301291">
              <w:t>The CustomerName field is required.</w:t>
            </w:r>
          </w:p>
          <w:p w14:paraId="1D015C2A" w14:textId="77777777" w:rsidR="00BF4FCF" w:rsidRPr="00301291" w:rsidRDefault="00BF4FCF"/>
        </w:tc>
      </w:tr>
      <w:tr w:rsidR="00BF4FCF" w14:paraId="08254453" w14:textId="77777777">
        <w:tc>
          <w:tcPr>
            <w:tcW w:w="1134" w:type="dxa"/>
          </w:tcPr>
          <w:p w14:paraId="32834923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UC2_10</w:t>
            </w:r>
          </w:p>
        </w:tc>
        <w:tc>
          <w:tcPr>
            <w:tcW w:w="1101" w:type="dxa"/>
          </w:tcPr>
          <w:p w14:paraId="7199881F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Esc-6/ Apellido no dado</w:t>
            </w:r>
          </w:p>
        </w:tc>
        <w:tc>
          <w:tcPr>
            <w:tcW w:w="1701" w:type="dxa"/>
          </w:tcPr>
          <w:p w14:paraId="2A08073F" w14:textId="77777777" w:rsidR="00BF4FCF" w:rsidRDefault="00BF4FCF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Truck</w:t>
            </w:r>
          </w:p>
        </w:tc>
        <w:tc>
          <w:tcPr>
            <w:tcW w:w="992" w:type="dxa"/>
          </w:tcPr>
          <w:p w14:paraId="110ACAA4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60CA561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E317619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1A8C5A3A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156E1EF1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3CA5BC0C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“Pablo”, “”, “Calle Cervantes,8”, “Visa”, 1</w:t>
            </w:r>
          </w:p>
        </w:tc>
        <w:tc>
          <w:tcPr>
            <w:tcW w:w="2268" w:type="dxa"/>
          </w:tcPr>
          <w:p w14:paraId="3D2BF08D" w14:textId="77777777" w:rsidR="00BF4FCF" w:rsidRPr="00301291" w:rsidRDefault="00BF4FCF">
            <w:r w:rsidRPr="00301291">
              <w:t xml:space="preserve">The </w:t>
            </w:r>
            <w:r w:rsidRPr="00255939">
              <w:t>CustomerSurname </w:t>
            </w:r>
            <w:r w:rsidRPr="00301291">
              <w:t>field is required.</w:t>
            </w:r>
          </w:p>
          <w:p w14:paraId="59B8230B" w14:textId="77777777" w:rsidR="00BF4FCF" w:rsidRPr="00301291" w:rsidRDefault="00BF4FCF"/>
        </w:tc>
      </w:tr>
      <w:tr w:rsidR="00BF4FCF" w14:paraId="7408662F" w14:textId="77777777">
        <w:trPr>
          <w:trHeight w:val="1461"/>
        </w:trPr>
        <w:tc>
          <w:tcPr>
            <w:tcW w:w="1134" w:type="dxa"/>
          </w:tcPr>
          <w:p w14:paraId="18BAEA23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UC2_11</w:t>
            </w:r>
          </w:p>
        </w:tc>
        <w:tc>
          <w:tcPr>
            <w:tcW w:w="1101" w:type="dxa"/>
          </w:tcPr>
          <w:p w14:paraId="55B50D37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Esc-6/ Dirección no dada</w:t>
            </w:r>
          </w:p>
        </w:tc>
        <w:tc>
          <w:tcPr>
            <w:tcW w:w="1701" w:type="dxa"/>
          </w:tcPr>
          <w:p w14:paraId="1DC8E248" w14:textId="77777777" w:rsidR="00BF4FCF" w:rsidRDefault="00BF4FCF">
            <w:pPr>
              <w:rPr>
                <w:lang w:val="es-ES"/>
              </w:rPr>
            </w:pPr>
            <w:r w:rsidRPr="002651E9">
              <w:rPr>
                <w:lang w:val="es-ES"/>
              </w:rPr>
              <w:t>Volkswagen</w:t>
            </w:r>
            <w:r>
              <w:rPr>
                <w:lang w:val="es-ES"/>
              </w:rPr>
              <w:t xml:space="preserve"> Pickup Truck</w:t>
            </w:r>
          </w:p>
        </w:tc>
        <w:tc>
          <w:tcPr>
            <w:tcW w:w="992" w:type="dxa"/>
          </w:tcPr>
          <w:p w14:paraId="3E9D9BD4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F6FEC48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3C85EF2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78EF4D1E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0F6E649F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1916F0D2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“Pablo”, “Ballestero”, “”, “Visa”, 1</w:t>
            </w:r>
          </w:p>
        </w:tc>
        <w:tc>
          <w:tcPr>
            <w:tcW w:w="2268" w:type="dxa"/>
          </w:tcPr>
          <w:p w14:paraId="20215F97" w14:textId="77777777" w:rsidR="00BF4FCF" w:rsidRPr="00301291" w:rsidRDefault="00BF4FCF">
            <w:r w:rsidRPr="00301291">
              <w:t>The DeliveryAddress field is required.</w:t>
            </w:r>
          </w:p>
          <w:p w14:paraId="3B5CD948" w14:textId="77777777" w:rsidR="00BF4FCF" w:rsidRPr="00301291" w:rsidRDefault="00BF4FCF"/>
        </w:tc>
      </w:tr>
      <w:tr w:rsidR="00BF4FCF" w14:paraId="1CF2D63D" w14:textId="77777777">
        <w:tc>
          <w:tcPr>
            <w:tcW w:w="1134" w:type="dxa"/>
          </w:tcPr>
          <w:p w14:paraId="014520C6" w14:textId="77777777" w:rsidR="00BF4FCF" w:rsidRPr="006A3FE6" w:rsidRDefault="00BF4FCF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UC2_12</w:t>
            </w:r>
          </w:p>
        </w:tc>
        <w:tc>
          <w:tcPr>
            <w:tcW w:w="1101" w:type="dxa"/>
          </w:tcPr>
          <w:p w14:paraId="5406FD9B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Esc-7/</w:t>
            </w:r>
          </w:p>
          <w:p w14:paraId="2B3C0D8F" w14:textId="2B95BCE3" w:rsidR="00BF4FCF" w:rsidRDefault="00256D29">
            <w:pPr>
              <w:rPr>
                <w:lang w:val="es-ES"/>
              </w:rPr>
            </w:pPr>
            <w:r>
              <w:rPr>
                <w:lang w:val="es-ES"/>
              </w:rPr>
              <w:t>Modificar</w:t>
            </w:r>
            <w:r w:rsidR="00BF4FCF">
              <w:rPr>
                <w:lang w:val="es-ES"/>
              </w:rPr>
              <w:t xml:space="preserve"> coches seleccionados</w:t>
            </w:r>
          </w:p>
        </w:tc>
        <w:tc>
          <w:tcPr>
            <w:tcW w:w="1701" w:type="dxa"/>
          </w:tcPr>
          <w:p w14:paraId="39E0FB9E" w14:textId="77777777" w:rsidR="00BF4FCF" w:rsidRPr="00B325B2" w:rsidRDefault="00BF4FCF">
            <w:r w:rsidRPr="00B325B2">
              <w:t>Select:</w:t>
            </w:r>
          </w:p>
          <w:p w14:paraId="0721BFFB" w14:textId="77777777" w:rsidR="00BF4FCF" w:rsidRPr="00B325B2" w:rsidRDefault="00BF4FCF">
            <w:r w:rsidRPr="00B325B2">
              <w:t>“Volkswagen Pickup Truck”,</w:t>
            </w:r>
          </w:p>
          <w:p w14:paraId="34CEC305" w14:textId="77777777" w:rsidR="00BF4FCF" w:rsidRPr="00B325B2" w:rsidRDefault="00BF4FCF">
            <w:r w:rsidRPr="00B325B2">
              <w:t>“Audi Sedan”,</w:t>
            </w:r>
          </w:p>
          <w:p w14:paraId="7B1C718D" w14:textId="77777777" w:rsidR="00BF4FCF" w:rsidRPr="00B325B2" w:rsidRDefault="00BF4FCF"/>
          <w:p w14:paraId="0D3D2D28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Deselect:</w:t>
            </w:r>
          </w:p>
          <w:p w14:paraId="7EF9FF9D" w14:textId="378F2CCD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D967F7" w:rsidRPr="00B325B2">
              <w:t>Audi Sedan</w:t>
            </w:r>
            <w:r>
              <w:rPr>
                <w:lang w:val="es-ES"/>
              </w:rPr>
              <w:t>”</w:t>
            </w:r>
          </w:p>
        </w:tc>
        <w:tc>
          <w:tcPr>
            <w:tcW w:w="992" w:type="dxa"/>
          </w:tcPr>
          <w:p w14:paraId="57D0310E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8F6CC36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F05238F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Today+2</w:t>
            </w:r>
          </w:p>
        </w:tc>
        <w:tc>
          <w:tcPr>
            <w:tcW w:w="1134" w:type="dxa"/>
          </w:tcPr>
          <w:p w14:paraId="63320D06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Today+3</w:t>
            </w:r>
          </w:p>
        </w:tc>
        <w:tc>
          <w:tcPr>
            <w:tcW w:w="1276" w:type="dxa"/>
          </w:tcPr>
          <w:p w14:paraId="122A847C" w14:textId="77777777" w:rsidR="00BF4FCF" w:rsidRDefault="00BF4FCF">
            <w:pPr>
              <w:rPr>
                <w:lang w:val="es-ES"/>
              </w:rPr>
            </w:pPr>
            <w:r>
              <w:rPr>
                <w:lang w:val="es-ES"/>
              </w:rPr>
              <w:t>Today+1</w:t>
            </w:r>
          </w:p>
        </w:tc>
        <w:tc>
          <w:tcPr>
            <w:tcW w:w="1984" w:type="dxa"/>
          </w:tcPr>
          <w:p w14:paraId="042952B5" w14:textId="77777777" w:rsidR="00BF4FCF" w:rsidRDefault="00BF4FCF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0568C12" w14:textId="77777777" w:rsidR="00BF4FCF" w:rsidRPr="00301291" w:rsidRDefault="00BF4FCF">
            <w:r w:rsidRPr="00301291">
              <w:t>Shown:</w:t>
            </w:r>
          </w:p>
          <w:p w14:paraId="53486FB8" w14:textId="1813CCD0" w:rsidR="00BF4FCF" w:rsidRPr="00301291" w:rsidRDefault="00BF4FCF">
            <w:r w:rsidRPr="00301291">
              <w:t>“</w:t>
            </w:r>
            <w:r w:rsidR="008565FD" w:rsidRPr="00B325B2">
              <w:t>Volkswagen Pickup Truck</w:t>
            </w:r>
            <w:r w:rsidRPr="00301291">
              <w:t xml:space="preserve"> – 80€, Total Price: 80€”</w:t>
            </w:r>
          </w:p>
        </w:tc>
      </w:tr>
    </w:tbl>
    <w:p w14:paraId="1E8AE201" w14:textId="77777777" w:rsidR="00C10835" w:rsidRPr="00B325B2" w:rsidRDefault="00C10835">
      <w:pPr>
        <w:widowControl/>
        <w:spacing w:after="200" w:line="276" w:lineRule="auto"/>
        <w:jc w:val="left"/>
        <w:rPr>
          <w:b/>
          <w:bCs/>
        </w:rPr>
      </w:pPr>
    </w:p>
    <w:p w14:paraId="328D3C55" w14:textId="77777777" w:rsidR="006961A9" w:rsidRPr="00DA1BD2" w:rsidRDefault="006961A9">
      <w:pPr>
        <w:widowControl/>
        <w:spacing w:after="200" w:line="276" w:lineRule="auto"/>
        <w:jc w:val="left"/>
      </w:pPr>
    </w:p>
    <w:p w14:paraId="777DFA51" w14:textId="72EB2911" w:rsidR="006961A9" w:rsidRPr="00651F53" w:rsidRDefault="00BF4FCF">
      <w:pPr>
        <w:widowControl/>
        <w:spacing w:after="200" w:line="276" w:lineRule="auto"/>
        <w:jc w:val="left"/>
        <w:rPr>
          <w:b/>
        </w:rPr>
      </w:pPr>
      <w:r>
        <w:t>-</w:t>
      </w:r>
      <w:r w:rsidR="00651F53">
        <w:rPr>
          <w:b/>
          <w:bCs/>
        </w:rPr>
        <w:t>Re</w:t>
      </w:r>
      <w:r w:rsidR="00E043CF">
        <w:rPr>
          <w:b/>
          <w:bCs/>
        </w:rPr>
        <w:t>serv</w:t>
      </w:r>
      <w:r w:rsidR="00A479C7">
        <w:rPr>
          <w:b/>
          <w:bCs/>
        </w:rPr>
        <w:t>a mantenimiento</w:t>
      </w:r>
    </w:p>
    <w:p w14:paraId="08726D8C" w14:textId="77777777" w:rsidR="006961A9" w:rsidRPr="00DA1BD2" w:rsidRDefault="006961A9">
      <w:pPr>
        <w:widowControl/>
        <w:spacing w:after="200" w:line="276" w:lineRule="auto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A91FE2" w14:paraId="7CA14446" w14:textId="77777777">
        <w:tc>
          <w:tcPr>
            <w:tcW w:w="4750" w:type="dxa"/>
          </w:tcPr>
          <w:p w14:paraId="66F5E56B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26F2313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A91FE2" w14:paraId="01F36F1A" w14:textId="77777777">
        <w:tc>
          <w:tcPr>
            <w:tcW w:w="4750" w:type="dxa"/>
          </w:tcPr>
          <w:p w14:paraId="51C5305C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Esc-1 Reserva correcta</w:t>
            </w:r>
          </w:p>
        </w:tc>
        <w:tc>
          <w:tcPr>
            <w:tcW w:w="4750" w:type="dxa"/>
          </w:tcPr>
          <w:p w14:paraId="14DD1ECE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A91FE2" w14:paraId="6A32A34C" w14:textId="77777777">
        <w:tc>
          <w:tcPr>
            <w:tcW w:w="4750" w:type="dxa"/>
          </w:tcPr>
          <w:p w14:paraId="72F9D6A3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Esc-2 Filtrar mantenimientos</w:t>
            </w:r>
          </w:p>
        </w:tc>
        <w:tc>
          <w:tcPr>
            <w:tcW w:w="4750" w:type="dxa"/>
          </w:tcPr>
          <w:p w14:paraId="75AC3322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FB + FA0</w:t>
            </w:r>
          </w:p>
        </w:tc>
      </w:tr>
      <w:tr w:rsidR="00A91FE2" w14:paraId="33095D67" w14:textId="77777777">
        <w:tc>
          <w:tcPr>
            <w:tcW w:w="4750" w:type="dxa"/>
          </w:tcPr>
          <w:p w14:paraId="33AF95DE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Esc-3 Mantenimiento no seleccionado</w:t>
            </w:r>
          </w:p>
        </w:tc>
        <w:tc>
          <w:tcPr>
            <w:tcW w:w="4750" w:type="dxa"/>
          </w:tcPr>
          <w:p w14:paraId="721537C4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FB + FA 1</w:t>
            </w:r>
          </w:p>
        </w:tc>
      </w:tr>
      <w:tr w:rsidR="00A91FE2" w14:paraId="79E831A1" w14:textId="77777777">
        <w:tc>
          <w:tcPr>
            <w:tcW w:w="4750" w:type="dxa"/>
          </w:tcPr>
          <w:p w14:paraId="0951145C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Esc-4 Modificar el carrito de la reserva</w:t>
            </w:r>
          </w:p>
        </w:tc>
        <w:tc>
          <w:tcPr>
            <w:tcW w:w="4750" w:type="dxa"/>
          </w:tcPr>
          <w:p w14:paraId="0686BC08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FB + FA 2</w:t>
            </w:r>
          </w:p>
        </w:tc>
      </w:tr>
      <w:tr w:rsidR="00A91FE2" w14:paraId="1CDDA57D" w14:textId="77777777">
        <w:tc>
          <w:tcPr>
            <w:tcW w:w="4750" w:type="dxa"/>
          </w:tcPr>
          <w:p w14:paraId="5BC4EC91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Esc-5 Dato obligatorio no introducido</w:t>
            </w:r>
          </w:p>
        </w:tc>
        <w:tc>
          <w:tcPr>
            <w:tcW w:w="4750" w:type="dxa"/>
          </w:tcPr>
          <w:p w14:paraId="2CB452EA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FB + FA 3</w:t>
            </w:r>
          </w:p>
        </w:tc>
      </w:tr>
      <w:tr w:rsidR="00A91FE2" w14:paraId="328A1246" w14:textId="77777777">
        <w:tc>
          <w:tcPr>
            <w:tcW w:w="4750" w:type="dxa"/>
          </w:tcPr>
          <w:p w14:paraId="7E227503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Esc-6 Modificar mantenimientos seleccionados</w:t>
            </w:r>
          </w:p>
        </w:tc>
        <w:tc>
          <w:tcPr>
            <w:tcW w:w="4750" w:type="dxa"/>
          </w:tcPr>
          <w:p w14:paraId="0AEFF4AC" w14:textId="77777777" w:rsidR="00A91FE2" w:rsidRDefault="00A91FE2">
            <w:pPr>
              <w:rPr>
                <w:lang w:val="es-ES"/>
              </w:rPr>
            </w:pPr>
            <w:r>
              <w:rPr>
                <w:lang w:val="es-ES"/>
              </w:rPr>
              <w:t>FB + FA 4</w:t>
            </w:r>
          </w:p>
        </w:tc>
      </w:tr>
    </w:tbl>
    <w:p w14:paraId="6807028E" w14:textId="77777777" w:rsidR="006961A9" w:rsidRPr="00DA1BD2" w:rsidRDefault="006961A9">
      <w:pPr>
        <w:widowControl/>
        <w:spacing w:after="200" w:line="276" w:lineRule="auto"/>
        <w:jc w:val="left"/>
      </w:pPr>
    </w:p>
    <w:p w14:paraId="63606EE7" w14:textId="77777777" w:rsidR="00A91FE2" w:rsidRDefault="00A91FE2">
      <w:pPr>
        <w:widowControl/>
        <w:spacing w:after="200" w:line="276" w:lineRule="auto"/>
        <w:jc w:val="left"/>
      </w:pPr>
    </w:p>
    <w:tbl>
      <w:tblPr>
        <w:tblStyle w:val="Tablaconcuadrcula"/>
        <w:tblW w:w="14142" w:type="dxa"/>
        <w:tblLook w:val="04A0" w:firstRow="1" w:lastRow="0" w:firstColumn="1" w:lastColumn="0" w:noHBand="0" w:noVBand="1"/>
      </w:tblPr>
      <w:tblGrid>
        <w:gridCol w:w="1636"/>
        <w:gridCol w:w="2513"/>
        <w:gridCol w:w="1914"/>
        <w:gridCol w:w="1202"/>
        <w:gridCol w:w="1298"/>
        <w:gridCol w:w="2854"/>
        <w:gridCol w:w="2725"/>
      </w:tblGrid>
      <w:tr w:rsidR="00DC0046" w:rsidRPr="0014793D" w14:paraId="01A84804" w14:textId="77777777">
        <w:tc>
          <w:tcPr>
            <w:tcW w:w="1636" w:type="dxa"/>
          </w:tcPr>
          <w:p w14:paraId="36DECF31" w14:textId="77777777" w:rsidR="00DC0046" w:rsidRPr="0014793D" w:rsidRDefault="00DC0046">
            <w:pPr>
              <w:rPr>
                <w:b/>
                <w:bCs/>
                <w:lang w:val="es-ES"/>
              </w:rPr>
            </w:pPr>
            <w:bookmarkStart w:id="11" w:name="_Hlk216895803"/>
            <w:r w:rsidRPr="0014793D">
              <w:rPr>
                <w:b/>
                <w:bCs/>
                <w:lang w:val="es-ES"/>
              </w:rPr>
              <w:t>ID</w:t>
            </w:r>
          </w:p>
        </w:tc>
        <w:tc>
          <w:tcPr>
            <w:tcW w:w="2513" w:type="dxa"/>
          </w:tcPr>
          <w:p w14:paraId="1CBF52F6" w14:textId="77777777" w:rsidR="00DC0046" w:rsidRPr="0014793D" w:rsidRDefault="00DC0046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914" w:type="dxa"/>
          </w:tcPr>
          <w:p w14:paraId="72DE57C5" w14:textId="77777777" w:rsidR="00DC0046" w:rsidRPr="0014793D" w:rsidRDefault="00DC0046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 xml:space="preserve">Mantenimiento </w:t>
            </w:r>
          </w:p>
        </w:tc>
        <w:tc>
          <w:tcPr>
            <w:tcW w:w="1202" w:type="dxa"/>
          </w:tcPr>
          <w:p w14:paraId="56DA0771" w14:textId="77777777" w:rsidR="00DC0046" w:rsidRPr="0014793D" w:rsidRDefault="00DC0046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Nombre</w:t>
            </w:r>
          </w:p>
        </w:tc>
        <w:tc>
          <w:tcPr>
            <w:tcW w:w="1298" w:type="dxa"/>
          </w:tcPr>
          <w:p w14:paraId="055C6307" w14:textId="77777777" w:rsidR="00DC0046" w:rsidRPr="0014793D" w:rsidRDefault="00DC0046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Tipo</w:t>
            </w:r>
          </w:p>
        </w:tc>
        <w:tc>
          <w:tcPr>
            <w:tcW w:w="2854" w:type="dxa"/>
          </w:tcPr>
          <w:p w14:paraId="444FC960" w14:textId="77777777" w:rsidR="00DC0046" w:rsidRPr="00960AEE" w:rsidRDefault="00DC0046">
            <w:pPr>
              <w:rPr>
                <w:b/>
                <w:bCs/>
              </w:rPr>
            </w:pPr>
            <w:r w:rsidRPr="00960AEE">
              <w:rPr>
                <w:b/>
                <w:bCs/>
              </w:rPr>
              <w:t>Name, Surname, Address, Payment Method, Phone Number, Comment</w:t>
            </w:r>
          </w:p>
        </w:tc>
        <w:tc>
          <w:tcPr>
            <w:tcW w:w="2725" w:type="dxa"/>
          </w:tcPr>
          <w:p w14:paraId="43ED4CCE" w14:textId="77777777" w:rsidR="00DC0046" w:rsidRPr="0014793D" w:rsidRDefault="00DC0046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Salida</w:t>
            </w:r>
          </w:p>
        </w:tc>
      </w:tr>
      <w:tr w:rsidR="00DC0046" w:rsidRPr="0014793D" w14:paraId="5CE6065D" w14:textId="77777777">
        <w:tc>
          <w:tcPr>
            <w:tcW w:w="1636" w:type="dxa"/>
          </w:tcPr>
          <w:p w14:paraId="2FDF7860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CU3-1</w:t>
            </w:r>
          </w:p>
        </w:tc>
        <w:tc>
          <w:tcPr>
            <w:tcW w:w="2513" w:type="dxa"/>
          </w:tcPr>
          <w:p w14:paraId="2B19DA30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</w:t>
            </w:r>
            <w:r>
              <w:rPr>
                <w:lang w:val="es-ES"/>
              </w:rPr>
              <w:t>1/Todo correcto (efectivo)</w:t>
            </w:r>
          </w:p>
        </w:tc>
        <w:tc>
          <w:tcPr>
            <w:tcW w:w="1914" w:type="dxa"/>
          </w:tcPr>
          <w:p w14:paraId="19D42437" w14:textId="77777777" w:rsidR="00DC0046" w:rsidRPr="0014793D" w:rsidRDefault="00DC0046">
            <w:pPr>
              <w:jc w:val="left"/>
              <w:rPr>
                <w:lang w:val="es-ES"/>
              </w:rPr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7A7E19B9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52ADB831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6D801A45" w14:textId="77777777" w:rsidR="00DC0046" w:rsidRPr="00960AEE" w:rsidRDefault="00DC0046">
            <w:r w:rsidRPr="00960AEE">
              <w:t>“Pablo”, “Ramón”, “Val General, 12”, “Efectivo” , “+34 622”, “Air filter cleaned, dust and debris removed”</w:t>
            </w:r>
          </w:p>
        </w:tc>
        <w:tc>
          <w:tcPr>
            <w:tcW w:w="2725" w:type="dxa"/>
          </w:tcPr>
          <w:p w14:paraId="667CCD8A" w14:textId="77777777" w:rsidR="00DC0046" w:rsidRPr="00960AEE" w:rsidRDefault="00DC0046">
            <w:r w:rsidRPr="00960AEE">
              <w:t>“Pablo Ramón”, “</w:t>
            </w:r>
            <w:r w:rsidRPr="0014793D">
              <w:t>Val General, 12</w:t>
            </w:r>
            <w:r w:rsidRPr="00960AEE">
              <w:t>”, “Efectivo”, “</w:t>
            </w:r>
            <w:r w:rsidRPr="0014793D">
              <w:t>13/12/2025 08:38:47</w:t>
            </w:r>
            <w:r w:rsidRPr="00960AEE">
              <w:t>”, “</w:t>
            </w:r>
            <w:r w:rsidRPr="0014793D">
              <w:t>+34 622</w:t>
            </w:r>
            <w:r w:rsidRPr="00960AEE">
              <w:t>”, 80,3, “</w:t>
            </w:r>
            <w:r w:rsidRPr="0014793D">
              <w:t>Air filter cleaning</w:t>
            </w:r>
            <w:r w:rsidRPr="00960AEE">
              <w:t>” , “Air filter cleaned, dust and debris removed”</w:t>
            </w:r>
          </w:p>
        </w:tc>
      </w:tr>
      <w:tr w:rsidR="00DC0046" w:rsidRPr="0014793D" w14:paraId="0BA11D1E" w14:textId="77777777">
        <w:tc>
          <w:tcPr>
            <w:tcW w:w="1636" w:type="dxa"/>
          </w:tcPr>
          <w:p w14:paraId="7F8F18D0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2</w:t>
            </w:r>
          </w:p>
        </w:tc>
        <w:tc>
          <w:tcPr>
            <w:tcW w:w="2513" w:type="dxa"/>
          </w:tcPr>
          <w:p w14:paraId="2FB7ED82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</w:t>
            </w:r>
            <w:r>
              <w:rPr>
                <w:lang w:val="es-ES"/>
              </w:rPr>
              <w:t>1/Todo correcto (TarjetaCredito)</w:t>
            </w:r>
          </w:p>
        </w:tc>
        <w:tc>
          <w:tcPr>
            <w:tcW w:w="1914" w:type="dxa"/>
          </w:tcPr>
          <w:p w14:paraId="3E1F5723" w14:textId="77777777" w:rsidR="00DC0046" w:rsidRPr="0014793D" w:rsidRDefault="00DC0046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535EBB6C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7448F2AD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D92CBE3" w14:textId="77777777" w:rsidR="00DC0046" w:rsidRPr="00960AEE" w:rsidRDefault="00DC0046">
            <w:r w:rsidRPr="00960AEE">
              <w:t>“Pablo”, “Ramón”, “Val General, 12”, “TarjetaCredito” , “+34 622”, “Air filter cleaned, dust and debris removed”</w:t>
            </w:r>
          </w:p>
        </w:tc>
        <w:tc>
          <w:tcPr>
            <w:tcW w:w="2725" w:type="dxa"/>
          </w:tcPr>
          <w:p w14:paraId="73A492D0" w14:textId="77777777" w:rsidR="00DC0046" w:rsidRPr="00960AEE" w:rsidRDefault="00DC0046">
            <w:r w:rsidRPr="00960AEE">
              <w:t>“Pablo Ramón”, “</w:t>
            </w:r>
            <w:r w:rsidRPr="0014793D">
              <w:t>Val General, 12</w:t>
            </w:r>
            <w:r w:rsidRPr="00960AEE">
              <w:t>”, “TarjetaCredito”, “</w:t>
            </w:r>
            <w:r w:rsidRPr="0014793D">
              <w:t>13/12/2025 08:38:47</w:t>
            </w:r>
            <w:r w:rsidRPr="00960AEE">
              <w:t>”, “</w:t>
            </w:r>
            <w:r w:rsidRPr="0014793D">
              <w:t>+34 622</w:t>
            </w:r>
            <w:r w:rsidRPr="00960AEE">
              <w:t>”, 80,3, “</w:t>
            </w:r>
            <w:r w:rsidRPr="0014793D">
              <w:t>Air filter cleaning</w:t>
            </w:r>
            <w:r w:rsidRPr="00960AEE">
              <w:t>” , “Air filter cleaned, dust and debris removed”</w:t>
            </w:r>
          </w:p>
        </w:tc>
      </w:tr>
      <w:tr w:rsidR="00DC0046" w:rsidRPr="0014793D" w14:paraId="65F164F0" w14:textId="77777777">
        <w:tc>
          <w:tcPr>
            <w:tcW w:w="1636" w:type="dxa"/>
          </w:tcPr>
          <w:p w14:paraId="3EE6BC93" w14:textId="77777777" w:rsidR="00DC0046" w:rsidRPr="0014793D" w:rsidRDefault="00DC0046">
            <w:pPr>
              <w:rPr>
                <w:lang w:val="es-ES"/>
              </w:rPr>
            </w:pPr>
            <w:r>
              <w:rPr>
                <w:lang w:val="es-ES"/>
              </w:rPr>
              <w:t>CU3-3</w:t>
            </w:r>
          </w:p>
        </w:tc>
        <w:tc>
          <w:tcPr>
            <w:tcW w:w="2513" w:type="dxa"/>
          </w:tcPr>
          <w:p w14:paraId="34DD217B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</w:t>
            </w:r>
            <w:r>
              <w:rPr>
                <w:lang w:val="es-ES"/>
              </w:rPr>
              <w:t>1/Todo correcto (PayPal)</w:t>
            </w:r>
          </w:p>
        </w:tc>
        <w:tc>
          <w:tcPr>
            <w:tcW w:w="1914" w:type="dxa"/>
          </w:tcPr>
          <w:p w14:paraId="225A2980" w14:textId="77777777" w:rsidR="00DC0046" w:rsidRPr="0014793D" w:rsidRDefault="00DC0046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77F6E7B7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56245DFA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4C361B75" w14:textId="77777777" w:rsidR="00DC0046" w:rsidRPr="00960AEE" w:rsidRDefault="00DC0046">
            <w:r w:rsidRPr="00960AEE">
              <w:t xml:space="preserve">“Pablo”, “Ramón”, “Val General, 12”, “PayPal” , “+34 622”, “Air filter </w:t>
            </w:r>
            <w:r w:rsidRPr="00960AEE">
              <w:lastRenderedPageBreak/>
              <w:t>cleaned, dust and debris removed”</w:t>
            </w:r>
          </w:p>
        </w:tc>
        <w:tc>
          <w:tcPr>
            <w:tcW w:w="2725" w:type="dxa"/>
          </w:tcPr>
          <w:p w14:paraId="52C836F6" w14:textId="77777777" w:rsidR="00DC0046" w:rsidRPr="00960AEE" w:rsidRDefault="00DC0046">
            <w:r w:rsidRPr="00960AEE">
              <w:lastRenderedPageBreak/>
              <w:t>“Pablo Ramón”, “</w:t>
            </w:r>
            <w:r w:rsidRPr="0014793D">
              <w:t>Val General, 12</w:t>
            </w:r>
            <w:r w:rsidRPr="00960AEE">
              <w:t>”, “PayPal”, “</w:t>
            </w:r>
            <w:r w:rsidRPr="0014793D">
              <w:t>13/12/2025 08:38:47</w:t>
            </w:r>
            <w:r w:rsidRPr="00960AEE">
              <w:t xml:space="preserve">”, </w:t>
            </w:r>
            <w:r w:rsidRPr="00960AEE">
              <w:lastRenderedPageBreak/>
              <w:t>“</w:t>
            </w:r>
            <w:r w:rsidRPr="0014793D">
              <w:t>+34 622</w:t>
            </w:r>
            <w:r w:rsidRPr="00960AEE">
              <w:t>”, 80,3, “</w:t>
            </w:r>
            <w:r w:rsidRPr="0014793D">
              <w:t>Air filter cleaning</w:t>
            </w:r>
            <w:r w:rsidRPr="00960AEE">
              <w:t>” , “Air filter cleaned, dust and debris removed”</w:t>
            </w:r>
          </w:p>
        </w:tc>
      </w:tr>
      <w:tr w:rsidR="00DC0046" w:rsidRPr="0014793D" w14:paraId="2E273CDD" w14:textId="77777777">
        <w:tc>
          <w:tcPr>
            <w:tcW w:w="1636" w:type="dxa"/>
          </w:tcPr>
          <w:p w14:paraId="78BA48C4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lastRenderedPageBreak/>
              <w:t>CU3-</w:t>
            </w:r>
            <w:r>
              <w:rPr>
                <w:lang w:val="es-ES"/>
              </w:rPr>
              <w:t>4</w:t>
            </w:r>
          </w:p>
        </w:tc>
        <w:tc>
          <w:tcPr>
            <w:tcW w:w="2513" w:type="dxa"/>
          </w:tcPr>
          <w:p w14:paraId="1D867187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Esc-2</w:t>
            </w:r>
            <w:r>
              <w:rPr>
                <w:lang w:val="es-ES"/>
              </w:rPr>
              <w:t>/Filtrar por Nombre</w:t>
            </w:r>
          </w:p>
        </w:tc>
        <w:tc>
          <w:tcPr>
            <w:tcW w:w="1914" w:type="dxa"/>
          </w:tcPr>
          <w:p w14:paraId="49BE184A" w14:textId="77777777" w:rsidR="00DC0046" w:rsidRPr="0014793D" w:rsidRDefault="00DC0046">
            <w:pPr>
              <w:jc w:val="left"/>
            </w:pPr>
          </w:p>
        </w:tc>
        <w:tc>
          <w:tcPr>
            <w:tcW w:w="1202" w:type="dxa"/>
          </w:tcPr>
          <w:p w14:paraId="1CB6BD54" w14:textId="77777777" w:rsidR="00DC0046" w:rsidRPr="0014793D" w:rsidRDefault="00DC0046">
            <w:pPr>
              <w:rPr>
                <w:lang w:val="es-ES"/>
              </w:rPr>
            </w:pPr>
            <w:r w:rsidRPr="0014793D">
              <w:t>Motor</w:t>
            </w:r>
          </w:p>
        </w:tc>
        <w:tc>
          <w:tcPr>
            <w:tcW w:w="1298" w:type="dxa"/>
          </w:tcPr>
          <w:p w14:paraId="298A0F51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307A5B10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610436F9" w14:textId="77777777" w:rsidR="00DC0046" w:rsidRPr="00960AEE" w:rsidRDefault="00DC0046">
            <w:r w:rsidRPr="00960AEE">
              <w:t>Filtered maintenances:</w:t>
            </w:r>
          </w:p>
          <w:p w14:paraId="79BDD734" w14:textId="77777777" w:rsidR="00DC0046" w:rsidRPr="00960AEE" w:rsidRDefault="00DC0046">
            <w:r w:rsidRPr="00960AEE">
              <w:t>“</w:t>
            </w:r>
            <w:r w:rsidRPr="0014793D">
              <w:t>Repair ventilation motor</w:t>
            </w:r>
            <w:r w:rsidRPr="00960AEE">
              <w:t>”, “</w:t>
            </w:r>
            <w:r w:rsidRPr="0014793D">
              <w:t>Corrective</w:t>
            </w:r>
            <w:r w:rsidRPr="00960AEE">
              <w:t>” , 5, 300</w:t>
            </w:r>
          </w:p>
          <w:p w14:paraId="02F5E38D" w14:textId="77777777" w:rsidR="00DC0046" w:rsidRPr="00960AEE" w:rsidRDefault="00DC0046">
            <w:r w:rsidRPr="00960AEE">
              <w:t xml:space="preserve"> </w:t>
            </w:r>
          </w:p>
        </w:tc>
      </w:tr>
      <w:tr w:rsidR="00DC0046" w:rsidRPr="0014793D" w14:paraId="6494FCF8" w14:textId="77777777">
        <w:tc>
          <w:tcPr>
            <w:tcW w:w="1636" w:type="dxa"/>
          </w:tcPr>
          <w:p w14:paraId="3256BD4F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5</w:t>
            </w:r>
          </w:p>
        </w:tc>
        <w:tc>
          <w:tcPr>
            <w:tcW w:w="2513" w:type="dxa"/>
          </w:tcPr>
          <w:p w14:paraId="44A95412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Esc-2</w:t>
            </w:r>
            <w:r>
              <w:rPr>
                <w:lang w:val="es-ES"/>
              </w:rPr>
              <w:t>/Filtrar por tipo</w:t>
            </w:r>
          </w:p>
        </w:tc>
        <w:tc>
          <w:tcPr>
            <w:tcW w:w="1914" w:type="dxa"/>
          </w:tcPr>
          <w:p w14:paraId="2F0AFE3F" w14:textId="77777777" w:rsidR="00DC0046" w:rsidRPr="0014793D" w:rsidRDefault="00DC0046">
            <w:pPr>
              <w:jc w:val="left"/>
            </w:pPr>
          </w:p>
        </w:tc>
        <w:tc>
          <w:tcPr>
            <w:tcW w:w="1202" w:type="dxa"/>
          </w:tcPr>
          <w:p w14:paraId="53C88A35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4F6AEC7E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Calibration</w:t>
            </w:r>
          </w:p>
        </w:tc>
        <w:tc>
          <w:tcPr>
            <w:tcW w:w="2854" w:type="dxa"/>
          </w:tcPr>
          <w:p w14:paraId="53FF846D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0C881D99" w14:textId="77777777" w:rsidR="00DC0046" w:rsidRPr="00960AEE" w:rsidRDefault="00DC0046">
            <w:r w:rsidRPr="00960AEE">
              <w:t>Filtered maintenances:</w:t>
            </w:r>
          </w:p>
          <w:p w14:paraId="5CE41B72" w14:textId="77777777" w:rsidR="00DC0046" w:rsidRPr="00960AEE" w:rsidRDefault="00DC0046">
            <w:r w:rsidRPr="00960AEE">
              <w:t>“</w:t>
            </w:r>
            <w:r w:rsidRPr="0014793D">
              <w:t>Scale calibration</w:t>
            </w:r>
            <w:r w:rsidRPr="00960AEE">
              <w:t>”, “</w:t>
            </w:r>
            <w:r w:rsidRPr="0014793D">
              <w:t>Calibration</w:t>
            </w:r>
            <w:r w:rsidRPr="00960AEE">
              <w:t>” , 4, 180</w:t>
            </w:r>
          </w:p>
          <w:p w14:paraId="35FDCC57" w14:textId="77777777" w:rsidR="00DC0046" w:rsidRPr="00960AEE" w:rsidRDefault="00DC0046">
            <w:r w:rsidRPr="00960AEE">
              <w:t xml:space="preserve"> </w:t>
            </w:r>
          </w:p>
        </w:tc>
      </w:tr>
      <w:tr w:rsidR="00DC0046" w:rsidRPr="0014793D" w14:paraId="668EE4B4" w14:textId="77777777">
        <w:tc>
          <w:tcPr>
            <w:tcW w:w="1636" w:type="dxa"/>
          </w:tcPr>
          <w:p w14:paraId="42B9AE5B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6</w:t>
            </w:r>
          </w:p>
        </w:tc>
        <w:tc>
          <w:tcPr>
            <w:tcW w:w="2513" w:type="dxa"/>
          </w:tcPr>
          <w:p w14:paraId="6862A0FD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Esc-3</w:t>
            </w:r>
            <w:r>
              <w:rPr>
                <w:lang w:val="es-ES"/>
              </w:rPr>
              <w:t>/ mantenimientos no seleccionados</w:t>
            </w:r>
          </w:p>
        </w:tc>
        <w:tc>
          <w:tcPr>
            <w:tcW w:w="1914" w:type="dxa"/>
          </w:tcPr>
          <w:p w14:paraId="2AC6F223" w14:textId="77777777" w:rsidR="00DC0046" w:rsidRPr="0014793D" w:rsidRDefault="00DC0046">
            <w:pPr>
              <w:jc w:val="left"/>
            </w:pPr>
            <w:r w:rsidRPr="0014793D">
              <w:t>Select:</w:t>
            </w:r>
          </w:p>
          <w:p w14:paraId="2D43F598" w14:textId="77777777" w:rsidR="00DC0046" w:rsidRPr="0014793D" w:rsidRDefault="00DC0046">
            <w:pPr>
              <w:jc w:val="left"/>
            </w:pPr>
            <w:r w:rsidRPr="0014793D">
              <w:t>“Air filter cleaning”</w:t>
            </w:r>
          </w:p>
          <w:p w14:paraId="233189A2" w14:textId="77777777" w:rsidR="00DC0046" w:rsidRPr="0014793D" w:rsidRDefault="00DC0046">
            <w:pPr>
              <w:jc w:val="left"/>
            </w:pPr>
          </w:p>
          <w:p w14:paraId="3E79D548" w14:textId="77777777" w:rsidR="00DC0046" w:rsidRPr="0014793D" w:rsidRDefault="00DC0046">
            <w:pPr>
              <w:jc w:val="left"/>
            </w:pPr>
            <w:r w:rsidRPr="0014793D">
              <w:t>Deselect:</w:t>
            </w:r>
          </w:p>
          <w:p w14:paraId="62F8054B" w14:textId="77777777" w:rsidR="00DC0046" w:rsidRPr="0014793D" w:rsidRDefault="00DC0046">
            <w:pPr>
              <w:jc w:val="left"/>
            </w:pPr>
            <w:r w:rsidRPr="0014793D">
              <w:t>“Air filter cleaning”</w:t>
            </w:r>
          </w:p>
        </w:tc>
        <w:tc>
          <w:tcPr>
            <w:tcW w:w="1202" w:type="dxa"/>
          </w:tcPr>
          <w:p w14:paraId="5FEFFBCA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49B63A8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84ACD65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58B6595B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Book button disabled</w:t>
            </w:r>
          </w:p>
        </w:tc>
      </w:tr>
      <w:tr w:rsidR="00DC0046" w:rsidRPr="0014793D" w14:paraId="60AF1871" w14:textId="77777777">
        <w:tc>
          <w:tcPr>
            <w:tcW w:w="1636" w:type="dxa"/>
          </w:tcPr>
          <w:p w14:paraId="12E8B5C5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7</w:t>
            </w:r>
          </w:p>
        </w:tc>
        <w:tc>
          <w:tcPr>
            <w:tcW w:w="2513" w:type="dxa"/>
          </w:tcPr>
          <w:p w14:paraId="0491FB05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Esc-4</w:t>
            </w:r>
            <w:r>
              <w:rPr>
                <w:lang w:val="es-ES"/>
              </w:rPr>
              <w:t>/Modificar carrito</w:t>
            </w:r>
          </w:p>
        </w:tc>
        <w:tc>
          <w:tcPr>
            <w:tcW w:w="1914" w:type="dxa"/>
          </w:tcPr>
          <w:p w14:paraId="6F57A7FC" w14:textId="77777777" w:rsidR="00DC0046" w:rsidRPr="0014793D" w:rsidRDefault="00DC0046">
            <w:pPr>
              <w:jc w:val="left"/>
            </w:pPr>
            <w:r w:rsidRPr="0014793D">
              <w:t>Select:</w:t>
            </w:r>
          </w:p>
          <w:p w14:paraId="10D45F18" w14:textId="77777777" w:rsidR="00DC0046" w:rsidRPr="0014793D" w:rsidRDefault="00DC0046">
            <w:pPr>
              <w:jc w:val="left"/>
            </w:pPr>
            <w:r w:rsidRPr="0014793D">
              <w:t>“Air filter cleaning”, “Fix leaking valve”</w:t>
            </w:r>
          </w:p>
          <w:p w14:paraId="3E50C89A" w14:textId="77777777" w:rsidR="00DC0046" w:rsidRPr="0014793D" w:rsidRDefault="00DC0046">
            <w:pPr>
              <w:jc w:val="left"/>
            </w:pPr>
          </w:p>
          <w:p w14:paraId="3C2C8E38" w14:textId="77777777" w:rsidR="00DC0046" w:rsidRPr="0014793D" w:rsidRDefault="00DC0046">
            <w:pPr>
              <w:jc w:val="left"/>
            </w:pPr>
            <w:r w:rsidRPr="0014793D">
              <w:t>Deselect:</w:t>
            </w:r>
          </w:p>
          <w:p w14:paraId="1458BEC2" w14:textId="77777777" w:rsidR="00DC0046" w:rsidRPr="0014793D" w:rsidRDefault="00DC0046">
            <w:pPr>
              <w:jc w:val="left"/>
            </w:pPr>
            <w:r w:rsidRPr="0014793D">
              <w:t>“Fix leaking valve”</w:t>
            </w:r>
          </w:p>
        </w:tc>
        <w:tc>
          <w:tcPr>
            <w:tcW w:w="1202" w:type="dxa"/>
          </w:tcPr>
          <w:p w14:paraId="2B9AC5BC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6BA08C0B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09297E88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17E7D6B0" w14:textId="77777777" w:rsidR="00DC0046" w:rsidRPr="0014793D" w:rsidRDefault="00DC0046">
            <w:pPr>
              <w:rPr>
                <w:rFonts w:cstheme="minorHAnsi"/>
              </w:rPr>
            </w:pPr>
            <w:r w:rsidRPr="0014793D">
              <w:rPr>
                <w:rFonts w:cstheme="minorHAnsi"/>
              </w:rPr>
              <w:t>Shown:</w:t>
            </w:r>
          </w:p>
          <w:p w14:paraId="3423E904" w14:textId="77777777" w:rsidR="00DC0046" w:rsidRPr="00960AEE" w:rsidRDefault="00DC0046">
            <w:r w:rsidRPr="00960AEE">
              <w:t>“Air filter cleaning”, 80€, “3 Days”, Total Price: 80 €”</w:t>
            </w:r>
          </w:p>
        </w:tc>
      </w:tr>
      <w:tr w:rsidR="00DC0046" w:rsidRPr="0014793D" w14:paraId="3DB6CDED" w14:textId="77777777">
        <w:tc>
          <w:tcPr>
            <w:tcW w:w="1636" w:type="dxa"/>
          </w:tcPr>
          <w:p w14:paraId="384986A9" w14:textId="77777777" w:rsidR="00DC0046" w:rsidRPr="0014793D" w:rsidRDefault="00DC0046">
            <w:pPr>
              <w:rPr>
                <w:lang w:val="es-ES"/>
              </w:rPr>
            </w:pPr>
            <w:r>
              <w:rPr>
                <w:lang w:val="es-ES"/>
              </w:rPr>
              <w:t>CU3-8</w:t>
            </w:r>
          </w:p>
        </w:tc>
        <w:tc>
          <w:tcPr>
            <w:tcW w:w="2513" w:type="dxa"/>
          </w:tcPr>
          <w:p w14:paraId="77BFD28A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>/Nombre más pequeño que 2</w:t>
            </w:r>
          </w:p>
        </w:tc>
        <w:tc>
          <w:tcPr>
            <w:tcW w:w="1914" w:type="dxa"/>
          </w:tcPr>
          <w:p w14:paraId="14FCED79" w14:textId="77777777" w:rsidR="00DC0046" w:rsidRPr="0014793D" w:rsidRDefault="00DC0046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462EFFD1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418CBFF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1656ABAA" w14:textId="77777777" w:rsidR="00DC0046" w:rsidRPr="00960AEE" w:rsidRDefault="00DC0046">
            <w:r w:rsidRPr="00960AEE">
              <w:t>“”, “Ramón”, “Val General, 12”, “Efectivo” , “+34 622”, “Air filter cleaned, dust and debris removed”</w:t>
            </w:r>
          </w:p>
        </w:tc>
        <w:tc>
          <w:tcPr>
            <w:tcW w:w="2725" w:type="dxa"/>
          </w:tcPr>
          <w:p w14:paraId="16044AD0" w14:textId="77777777" w:rsidR="00DC0046" w:rsidRPr="0014793D" w:rsidRDefault="00DC0046">
            <w:pPr>
              <w:rPr>
                <w:rFonts w:cstheme="minorHAnsi"/>
                <w:lang w:val="en-GB"/>
              </w:rPr>
            </w:pPr>
            <w:r w:rsidRPr="00960AEE">
              <w:rPr>
                <w:rFonts w:cstheme="minorHAnsi"/>
              </w:rPr>
              <w:t>The field CustomerName must be a string with a minimum length of 2 and a maximum length of 20.</w:t>
            </w:r>
          </w:p>
        </w:tc>
      </w:tr>
      <w:tr w:rsidR="00DC0046" w:rsidRPr="0014793D" w14:paraId="21BF00F1" w14:textId="77777777">
        <w:tc>
          <w:tcPr>
            <w:tcW w:w="1636" w:type="dxa"/>
          </w:tcPr>
          <w:p w14:paraId="2906D810" w14:textId="77777777" w:rsidR="00DC0046" w:rsidRPr="0014793D" w:rsidRDefault="00DC0046">
            <w:pPr>
              <w:rPr>
                <w:lang w:val="es-ES"/>
              </w:rPr>
            </w:pPr>
            <w:r>
              <w:rPr>
                <w:lang w:val="es-ES"/>
              </w:rPr>
              <w:t>CU3-9</w:t>
            </w:r>
          </w:p>
        </w:tc>
        <w:tc>
          <w:tcPr>
            <w:tcW w:w="2513" w:type="dxa"/>
          </w:tcPr>
          <w:p w14:paraId="069BA4EC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>/Apellido menor que 2</w:t>
            </w:r>
          </w:p>
        </w:tc>
        <w:tc>
          <w:tcPr>
            <w:tcW w:w="1914" w:type="dxa"/>
          </w:tcPr>
          <w:p w14:paraId="1C12B3AC" w14:textId="77777777" w:rsidR="00DC0046" w:rsidRPr="0014793D" w:rsidRDefault="00DC0046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1483A155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8D0F72C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3A71CCA" w14:textId="461AFE44" w:rsidR="00DC0046" w:rsidRPr="00960AEE" w:rsidRDefault="00DC0046">
            <w:r w:rsidRPr="00960AEE">
              <w:t xml:space="preserve">“Pablo”, “”, “Val General, 12”, “Efectivo” , “+34 622”, “Air filter cleaned, </w:t>
            </w:r>
            <w:r w:rsidRPr="00960AEE">
              <w:lastRenderedPageBreak/>
              <w:t>dust and debris removed”</w:t>
            </w:r>
          </w:p>
        </w:tc>
        <w:tc>
          <w:tcPr>
            <w:tcW w:w="2725" w:type="dxa"/>
          </w:tcPr>
          <w:p w14:paraId="5D084800" w14:textId="77777777" w:rsidR="00DC0046" w:rsidRPr="0014793D" w:rsidRDefault="00DC0046">
            <w:pPr>
              <w:rPr>
                <w:rFonts w:cstheme="minorHAnsi"/>
                <w:lang w:val="en-GB"/>
              </w:rPr>
            </w:pPr>
            <w:r w:rsidRPr="00960AEE">
              <w:rPr>
                <w:rFonts w:cstheme="minorHAnsi"/>
              </w:rPr>
              <w:lastRenderedPageBreak/>
              <w:t xml:space="preserve">The field CustomerSurname must be a string with a </w:t>
            </w:r>
            <w:r w:rsidRPr="00960AEE">
              <w:rPr>
                <w:rFonts w:cstheme="minorHAnsi"/>
              </w:rPr>
              <w:lastRenderedPageBreak/>
              <w:t>minimum length of 2 and a maximum length of 30.</w:t>
            </w:r>
          </w:p>
        </w:tc>
      </w:tr>
      <w:tr w:rsidR="00DC0046" w:rsidRPr="0014793D" w14:paraId="591C8F10" w14:textId="77777777">
        <w:tc>
          <w:tcPr>
            <w:tcW w:w="1636" w:type="dxa"/>
          </w:tcPr>
          <w:p w14:paraId="3793E854" w14:textId="77777777" w:rsidR="00DC0046" w:rsidRPr="0014793D" w:rsidRDefault="00DC0046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CU3-10</w:t>
            </w:r>
          </w:p>
        </w:tc>
        <w:tc>
          <w:tcPr>
            <w:tcW w:w="2513" w:type="dxa"/>
          </w:tcPr>
          <w:p w14:paraId="4044C2FF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>/Dirección menor que 5</w:t>
            </w:r>
          </w:p>
        </w:tc>
        <w:tc>
          <w:tcPr>
            <w:tcW w:w="1914" w:type="dxa"/>
          </w:tcPr>
          <w:p w14:paraId="28F97A5E" w14:textId="77777777" w:rsidR="00DC0046" w:rsidRPr="0014793D" w:rsidRDefault="00DC0046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05D837CD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52E16A2B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CB2E464" w14:textId="56C45C6F" w:rsidR="00DC0046" w:rsidRPr="00960AEE" w:rsidRDefault="00DC0046">
            <w:r w:rsidRPr="00960AEE">
              <w:t>“Pablo”, “Ramón”, “”, “Efectivo” , “+34 622”, “Air filter cleaned, dust and debris removed”</w:t>
            </w:r>
          </w:p>
        </w:tc>
        <w:tc>
          <w:tcPr>
            <w:tcW w:w="2725" w:type="dxa"/>
          </w:tcPr>
          <w:p w14:paraId="65F091F7" w14:textId="77777777" w:rsidR="00DC0046" w:rsidRPr="0014793D" w:rsidRDefault="00DC0046">
            <w:pPr>
              <w:rPr>
                <w:rFonts w:cstheme="minorHAnsi"/>
                <w:lang w:val="en-GB"/>
              </w:rPr>
            </w:pPr>
            <w:r w:rsidRPr="00960AEE">
              <w:rPr>
                <w:rFonts w:cstheme="minorHAnsi"/>
              </w:rPr>
              <w:t>The field Address must be a string with a minimum length of 5 and a maximum length of 50.</w:t>
            </w:r>
          </w:p>
        </w:tc>
      </w:tr>
      <w:tr w:rsidR="00DC0046" w:rsidRPr="0014793D" w14:paraId="1E70F61E" w14:textId="77777777">
        <w:tc>
          <w:tcPr>
            <w:tcW w:w="1636" w:type="dxa"/>
          </w:tcPr>
          <w:p w14:paraId="37A94CF4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11</w:t>
            </w:r>
          </w:p>
        </w:tc>
        <w:tc>
          <w:tcPr>
            <w:tcW w:w="2513" w:type="dxa"/>
          </w:tcPr>
          <w:p w14:paraId="74F9F4F2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 xml:space="preserve">/Comentario no dado </w:t>
            </w:r>
          </w:p>
        </w:tc>
        <w:tc>
          <w:tcPr>
            <w:tcW w:w="1914" w:type="dxa"/>
          </w:tcPr>
          <w:p w14:paraId="3436CC9E" w14:textId="77777777" w:rsidR="00DC0046" w:rsidRPr="0014793D" w:rsidRDefault="00DC0046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3554A809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0BBF248F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3EEA39C5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Pablo”, “Ramón”, “Val General, 12”, “Efectivo” , “+34 622”, “”</w:t>
            </w:r>
          </w:p>
        </w:tc>
        <w:tc>
          <w:tcPr>
            <w:tcW w:w="2725" w:type="dxa"/>
          </w:tcPr>
          <w:p w14:paraId="3AB720C5" w14:textId="77777777" w:rsidR="00DC0046" w:rsidRPr="0014793D" w:rsidRDefault="00DC0046">
            <w:pPr>
              <w:rPr>
                <w:rFonts w:cstheme="minorHAnsi"/>
                <w:lang w:val="en-GB"/>
              </w:rPr>
            </w:pPr>
            <w:r w:rsidRPr="0014793D">
              <w:rPr>
                <w:rFonts w:cstheme="minorHAnsi"/>
                <w:lang w:val="en-GB"/>
              </w:rPr>
              <w:t>The Comment field is required</w:t>
            </w:r>
          </w:p>
        </w:tc>
      </w:tr>
      <w:tr w:rsidR="00DC0046" w:rsidRPr="0014793D" w14:paraId="0A40FC85" w14:textId="77777777">
        <w:tc>
          <w:tcPr>
            <w:tcW w:w="1636" w:type="dxa"/>
          </w:tcPr>
          <w:p w14:paraId="6E9E9A7D" w14:textId="77777777" w:rsidR="00DC0046" w:rsidRPr="00651624" w:rsidRDefault="00DC0046">
            <w:pPr>
              <w:rPr>
                <w:u w:val="single"/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12</w:t>
            </w:r>
          </w:p>
        </w:tc>
        <w:tc>
          <w:tcPr>
            <w:tcW w:w="2513" w:type="dxa"/>
          </w:tcPr>
          <w:p w14:paraId="55999316" w14:textId="77777777" w:rsidR="00DC0046" w:rsidRPr="0014793D" w:rsidRDefault="00DC0046">
            <w:pPr>
              <w:rPr>
                <w:lang w:val="es-ES"/>
              </w:rPr>
            </w:pPr>
            <w:r w:rsidRPr="0014793D">
              <w:rPr>
                <w:lang w:val="es-ES"/>
              </w:rPr>
              <w:t>Esc-6</w:t>
            </w:r>
            <w:r>
              <w:rPr>
                <w:lang w:val="es-ES"/>
              </w:rPr>
              <w:t>/Modificar mantenimientos seleccionados</w:t>
            </w:r>
          </w:p>
        </w:tc>
        <w:tc>
          <w:tcPr>
            <w:tcW w:w="1914" w:type="dxa"/>
          </w:tcPr>
          <w:p w14:paraId="7FAC9F8F" w14:textId="77777777" w:rsidR="00DC0046" w:rsidRPr="0014793D" w:rsidRDefault="00DC0046">
            <w:pPr>
              <w:jc w:val="left"/>
            </w:pPr>
            <w:r w:rsidRPr="0014793D">
              <w:t>Select:</w:t>
            </w:r>
          </w:p>
          <w:p w14:paraId="1C7238B9" w14:textId="77777777" w:rsidR="00DC0046" w:rsidRPr="0014793D" w:rsidRDefault="00DC0046">
            <w:pPr>
              <w:jc w:val="left"/>
            </w:pPr>
            <w:r w:rsidRPr="0014793D">
              <w:t>“Air filter cleaning”, “Fix leaking valve”</w:t>
            </w:r>
          </w:p>
          <w:p w14:paraId="64F6C9C7" w14:textId="77777777" w:rsidR="00DC0046" w:rsidRPr="0014793D" w:rsidRDefault="00DC0046">
            <w:pPr>
              <w:jc w:val="left"/>
            </w:pPr>
          </w:p>
          <w:p w14:paraId="6AA7B673" w14:textId="77777777" w:rsidR="00DC0046" w:rsidRPr="0014793D" w:rsidRDefault="00DC0046">
            <w:pPr>
              <w:jc w:val="left"/>
            </w:pPr>
            <w:r w:rsidRPr="0014793D">
              <w:t>Deselect:</w:t>
            </w:r>
          </w:p>
          <w:p w14:paraId="3F0F4DD7" w14:textId="77777777" w:rsidR="00DC0046" w:rsidRPr="0014793D" w:rsidRDefault="00DC0046">
            <w:pPr>
              <w:jc w:val="left"/>
            </w:pPr>
            <w:r w:rsidRPr="0014793D">
              <w:t>“Fix leaking valve”</w:t>
            </w:r>
          </w:p>
        </w:tc>
        <w:tc>
          <w:tcPr>
            <w:tcW w:w="1202" w:type="dxa"/>
          </w:tcPr>
          <w:p w14:paraId="492A18CE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6F067FA8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675C54A7" w14:textId="77777777" w:rsidR="00DC0046" w:rsidRPr="0014793D" w:rsidRDefault="00DC0046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5C2877FD" w14:textId="77777777" w:rsidR="00DC0046" w:rsidRPr="0014793D" w:rsidRDefault="00DC0046">
            <w:pPr>
              <w:rPr>
                <w:rFonts w:cstheme="minorHAnsi"/>
                <w:lang w:val="en-GB"/>
              </w:rPr>
            </w:pPr>
            <w:r w:rsidRPr="0014793D">
              <w:rPr>
                <w:rFonts w:cstheme="minorHAnsi"/>
                <w:lang w:val="en-GB"/>
              </w:rPr>
              <w:t>Shown:</w:t>
            </w:r>
          </w:p>
          <w:p w14:paraId="178FFF47" w14:textId="77777777" w:rsidR="00DC0046" w:rsidRPr="0014793D" w:rsidRDefault="00DC0046">
            <w:pPr>
              <w:rPr>
                <w:rFonts w:cstheme="minorHAnsi"/>
                <w:lang w:val="en-GB"/>
              </w:rPr>
            </w:pPr>
            <w:r w:rsidRPr="0014793D">
              <w:rPr>
                <w:rFonts w:cstheme="minorHAnsi"/>
                <w:lang w:val="en-GB"/>
              </w:rPr>
              <w:t xml:space="preserve"> </w:t>
            </w:r>
            <w:r w:rsidRPr="00960AEE">
              <w:t>“Air filter cleaning”, 80€, “3 Days”, Total Price: 80 €”</w:t>
            </w:r>
          </w:p>
        </w:tc>
      </w:tr>
      <w:bookmarkEnd w:id="11"/>
    </w:tbl>
    <w:p w14:paraId="437979EA" w14:textId="77777777" w:rsidR="00A91FE2" w:rsidRDefault="00A91FE2">
      <w:pPr>
        <w:widowControl/>
        <w:spacing w:after="200" w:line="276" w:lineRule="auto"/>
        <w:jc w:val="left"/>
      </w:pPr>
    </w:p>
    <w:p w14:paraId="49AEE2B7" w14:textId="77777777" w:rsidR="00A91FE2" w:rsidRPr="00DA1BD2" w:rsidRDefault="00A91FE2">
      <w:pPr>
        <w:widowControl/>
        <w:spacing w:after="200" w:line="276" w:lineRule="auto"/>
        <w:jc w:val="left"/>
      </w:pPr>
    </w:p>
    <w:p w14:paraId="62DBEE4E" w14:textId="77777777" w:rsidR="006961A9" w:rsidRPr="00DA1BD2" w:rsidRDefault="006961A9">
      <w:pPr>
        <w:widowControl/>
        <w:spacing w:after="200" w:line="276" w:lineRule="auto"/>
        <w:jc w:val="left"/>
      </w:pPr>
    </w:p>
    <w:p w14:paraId="2B725B42" w14:textId="77777777" w:rsidR="006961A9" w:rsidRPr="00DA1BD2" w:rsidRDefault="006961A9">
      <w:pPr>
        <w:widowControl/>
        <w:spacing w:after="200" w:line="276" w:lineRule="auto"/>
        <w:jc w:val="left"/>
      </w:pPr>
    </w:p>
    <w:p w14:paraId="3CA13735" w14:textId="77777777" w:rsidR="006961A9" w:rsidRPr="00DA1BD2" w:rsidRDefault="006961A9">
      <w:pPr>
        <w:widowControl/>
        <w:spacing w:after="200" w:line="276" w:lineRule="auto"/>
        <w:jc w:val="left"/>
      </w:pPr>
    </w:p>
    <w:p w14:paraId="31F7CC7E" w14:textId="77777777" w:rsidR="006961A9" w:rsidRPr="00DA1BD2" w:rsidRDefault="006961A9">
      <w:pPr>
        <w:widowControl/>
        <w:spacing w:after="200" w:line="276" w:lineRule="auto"/>
        <w:jc w:val="left"/>
      </w:pPr>
    </w:p>
    <w:p w14:paraId="0D33ACBA" w14:textId="77777777" w:rsidR="006961A9" w:rsidRPr="00DA1BD2" w:rsidRDefault="006961A9">
      <w:pPr>
        <w:widowControl/>
        <w:spacing w:after="200" w:line="276" w:lineRule="auto"/>
        <w:jc w:val="left"/>
      </w:pPr>
    </w:p>
    <w:p w14:paraId="5740049D" w14:textId="77777777" w:rsidR="006961A9" w:rsidRPr="00DA1BD2" w:rsidRDefault="006961A9">
      <w:pPr>
        <w:widowControl/>
        <w:spacing w:after="200" w:line="276" w:lineRule="auto"/>
        <w:jc w:val="left"/>
      </w:pPr>
    </w:p>
    <w:p w14:paraId="74D76130" w14:textId="77777777" w:rsidR="00DC0046" w:rsidRPr="00960AEE" w:rsidRDefault="00DC0046" w:rsidP="00DC0046">
      <w:pPr>
        <w:pStyle w:val="Ttulo2"/>
        <w:numPr>
          <w:ilvl w:val="0"/>
          <w:numId w:val="0"/>
        </w:numPr>
        <w:sectPr w:rsidR="00DC0046" w:rsidRPr="00960AEE" w:rsidSect="00DC0046">
          <w:footerReference w:type="default" r:id="rId15"/>
          <w:pgSz w:w="15840" w:h="12240" w:orient="landscape" w:code="1"/>
          <w:pgMar w:top="1440" w:right="1440" w:bottom="1440" w:left="1440" w:header="720" w:footer="720" w:gutter="0"/>
          <w:pgNumType w:start="1"/>
          <w:cols w:space="720"/>
          <w:docGrid w:linePitch="272"/>
        </w:sectPr>
      </w:pP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9" w:name="_Toc278786560"/>
      <w:r w:rsidRPr="0079279D">
        <w:rPr>
          <w:lang w:val="es-ES"/>
        </w:rPr>
        <w:lastRenderedPageBreak/>
        <w:t>Pruebas de carga</w:t>
      </w:r>
      <w:bookmarkEnd w:id="19"/>
    </w:p>
    <w:p w14:paraId="0E6FCCFB" w14:textId="57C3F100" w:rsidR="004F02E8" w:rsidRDefault="00DF6D33" w:rsidP="004F02E8">
      <w:pPr>
        <w:rPr>
          <w:lang w:val="es-ES"/>
        </w:rPr>
      </w:pPr>
      <w:r>
        <w:rPr>
          <w:lang w:val="es-ES"/>
        </w:rPr>
        <w:t>El objetivo de estas pruebas</w:t>
      </w:r>
      <w:r w:rsidR="00EF70D7">
        <w:rPr>
          <w:lang w:val="es-ES"/>
        </w:rPr>
        <w:t xml:space="preserve"> consiste en </w:t>
      </w:r>
      <w:r w:rsidR="00354EDD">
        <w:rPr>
          <w:lang w:val="es-ES"/>
        </w:rPr>
        <w:t xml:space="preserve">evaluar si el sistema se mantiene estable y </w:t>
      </w:r>
      <w:r w:rsidR="00CA6E4A">
        <w:rPr>
          <w:lang w:val="es-ES"/>
        </w:rPr>
        <w:t>mantiene los límites establecidos por lo</w:t>
      </w:r>
      <w:r w:rsidR="007C1E72">
        <w:rPr>
          <w:lang w:val="es-ES"/>
        </w:rPr>
        <w:t>s</w:t>
      </w:r>
      <w:r w:rsidR="00CA6E4A">
        <w:rPr>
          <w:lang w:val="es-ES"/>
        </w:rPr>
        <w:t xml:space="preserve"> requisitos</w:t>
      </w:r>
      <w:r w:rsidR="007C1E72">
        <w:rPr>
          <w:lang w:val="es-ES"/>
        </w:rPr>
        <w:t xml:space="preserve"> </w:t>
      </w:r>
      <w:r w:rsidR="008D6507">
        <w:rPr>
          <w:lang w:val="es-ES"/>
        </w:rPr>
        <w:t>intentando romper el sistema</w:t>
      </w:r>
      <w:r w:rsidR="007C1E72">
        <w:rPr>
          <w:lang w:val="es-ES"/>
        </w:rPr>
        <w:t>.</w:t>
      </w:r>
      <w:r w:rsidR="00DF5929">
        <w:rPr>
          <w:lang w:val="es-ES"/>
        </w:rPr>
        <w:t xml:space="preserve"> </w:t>
      </w:r>
      <w:r w:rsidR="000953DE">
        <w:rPr>
          <w:lang w:val="es-ES"/>
        </w:rPr>
        <w:t xml:space="preserve">Se tiene que verificar </w:t>
      </w:r>
      <w:r w:rsidR="00425291">
        <w:rPr>
          <w:lang w:val="es-ES"/>
        </w:rPr>
        <w:t>que los tiempos de respuesta sean aceptables e identificar las operaciones más lentas.</w:t>
      </w:r>
      <w:r w:rsidR="00AC71B0" w:rsidRPr="00AC71B0">
        <w:rPr>
          <w:lang w:val="es-ES"/>
        </w:rPr>
        <w:t xml:space="preserve"> </w:t>
      </w:r>
      <w:r w:rsidR="00AC71B0">
        <w:rPr>
          <w:lang w:val="es-ES"/>
        </w:rPr>
        <w:t>El sistema debe ser estable, es decir, que no se caiga ni se bloquee.</w:t>
      </w:r>
    </w:p>
    <w:p w14:paraId="1C6638B0" w14:textId="77777777" w:rsidR="00553BC3" w:rsidRDefault="00553BC3" w:rsidP="004F02E8">
      <w:pPr>
        <w:rPr>
          <w:lang w:val="es-ES"/>
        </w:rPr>
      </w:pPr>
    </w:p>
    <w:p w14:paraId="50D47204" w14:textId="44B42966" w:rsidR="00553BC3" w:rsidRPr="0079279D" w:rsidRDefault="00FD6E2D" w:rsidP="004F02E8">
      <w:pPr>
        <w:rPr>
          <w:lang w:val="es-ES"/>
        </w:rPr>
      </w:pPr>
      <w:r>
        <w:rPr>
          <w:lang w:val="es-ES"/>
        </w:rPr>
        <w:t xml:space="preserve">Se probará comprar muchos coches a la vez </w:t>
      </w:r>
      <w:r w:rsidR="00202168">
        <w:rPr>
          <w:lang w:val="es-ES"/>
        </w:rPr>
        <w:t>para</w:t>
      </w:r>
      <w:r w:rsidR="0045324B">
        <w:rPr>
          <w:lang w:val="es-ES"/>
        </w:rPr>
        <w:t xml:space="preserve"> </w:t>
      </w:r>
      <w:r w:rsidR="00661447">
        <w:rPr>
          <w:lang w:val="es-ES"/>
        </w:rPr>
        <w:t xml:space="preserve">ver que el sistema se mantiene firme y no se para en ningún lado. Con </w:t>
      </w:r>
      <w:r w:rsidR="00806EA8">
        <w:rPr>
          <w:lang w:val="es-ES"/>
        </w:rPr>
        <w:t xml:space="preserve">el resto de </w:t>
      </w:r>
      <w:r w:rsidR="006279A1">
        <w:rPr>
          <w:lang w:val="es-ES"/>
        </w:rPr>
        <w:t>las funcionalidades</w:t>
      </w:r>
      <w:r w:rsidR="00806EA8">
        <w:rPr>
          <w:lang w:val="es-ES"/>
        </w:rPr>
        <w:t xml:space="preserve"> también se </w:t>
      </w:r>
      <w:r w:rsidR="007F75FD">
        <w:rPr>
          <w:lang w:val="es-ES"/>
        </w:rPr>
        <w:t>comprobará lo mismo.</w:t>
      </w:r>
      <w:r w:rsidR="00AD3A8B">
        <w:rPr>
          <w:lang w:val="es-ES"/>
        </w:rPr>
        <w:t xml:space="preserve"> </w:t>
      </w:r>
      <w:r w:rsidR="002C086E">
        <w:rPr>
          <w:lang w:val="es-ES"/>
        </w:rPr>
        <w:t xml:space="preserve">En caso de que varios usuarios </w:t>
      </w:r>
      <w:r w:rsidR="00E11FD8">
        <w:rPr>
          <w:lang w:val="es-ES"/>
        </w:rPr>
        <w:t>pudiesen</w:t>
      </w:r>
      <w:r w:rsidR="002C086E">
        <w:rPr>
          <w:lang w:val="es-ES"/>
        </w:rPr>
        <w:t xml:space="preserve"> navegar a la vez por la página se realizarían más pruebas </w:t>
      </w:r>
      <w:r w:rsidR="008025DC">
        <w:rPr>
          <w:lang w:val="es-ES"/>
        </w:rPr>
        <w:t xml:space="preserve">de intentar </w:t>
      </w:r>
      <w:r w:rsidR="00474BE6">
        <w:rPr>
          <w:lang w:val="es-ES"/>
        </w:rPr>
        <w:t xml:space="preserve">comprar el mismo coche </w:t>
      </w:r>
      <w:r w:rsidR="00F5141F">
        <w:rPr>
          <w:lang w:val="es-ES"/>
        </w:rPr>
        <w:t>o varios usuarios navegando y comprando a la vez.</w:t>
      </w:r>
    </w:p>
    <w:p w14:paraId="0E6FCCFC" w14:textId="0C290EE1" w:rsidR="004F02E8" w:rsidRPr="0079279D" w:rsidRDefault="004F02E8" w:rsidP="004F02E8">
      <w:pPr>
        <w:pStyle w:val="Ttulo2"/>
        <w:rPr>
          <w:lang w:val="es-ES"/>
        </w:rPr>
      </w:pPr>
      <w:bookmarkStart w:id="20" w:name="_Toc278786561"/>
      <w:r w:rsidRPr="0079279D">
        <w:rPr>
          <w:lang w:val="es-ES"/>
        </w:rPr>
        <w:t>Pruebas de rendimiento</w:t>
      </w:r>
      <w:bookmarkEnd w:id="20"/>
    </w:p>
    <w:p w14:paraId="22B1BEA6" w14:textId="77777777" w:rsidR="00966B96" w:rsidRDefault="00966B96" w:rsidP="00966B96">
      <w:pPr>
        <w:rPr>
          <w:lang w:val="es-ES"/>
        </w:rPr>
      </w:pPr>
      <w:r>
        <w:rPr>
          <w:lang w:val="es-ES"/>
        </w:rPr>
        <w:t xml:space="preserve">El cargado de listado de todos los coches/mantenimientos no debería de ser lento. También la búsqueda por filtros debe de ser rápida, aunque se haga de forma repetida.  </w:t>
      </w:r>
    </w:p>
    <w:p w14:paraId="0FB6E4C5" w14:textId="038FFA42" w:rsidR="000136E1" w:rsidRDefault="000136E1" w:rsidP="00966B96">
      <w:pPr>
        <w:rPr>
          <w:lang w:val="es-ES"/>
        </w:rPr>
      </w:pPr>
      <w:r>
        <w:rPr>
          <w:lang w:val="es-ES"/>
        </w:rPr>
        <w:t xml:space="preserve">Todos los accesos a la base de datos deben de funcionar rápidamente </w:t>
      </w:r>
      <w:r w:rsidR="00C10202">
        <w:rPr>
          <w:lang w:val="es-ES"/>
        </w:rPr>
        <w:t>y no quedarse bloqueado en ningún momento</w:t>
      </w:r>
      <w:r w:rsidR="00C37707">
        <w:rPr>
          <w:lang w:val="es-ES"/>
        </w:rPr>
        <w:t xml:space="preserve">. Esto también se aplica para cuando se guardan datos en ella. </w:t>
      </w:r>
    </w:p>
    <w:p w14:paraId="0745E9B4" w14:textId="0DBB5098" w:rsidR="00DC7AD4" w:rsidRDefault="00DC7AD4" w:rsidP="00966B96">
      <w:pPr>
        <w:rPr>
          <w:lang w:val="es-ES"/>
        </w:rPr>
      </w:pPr>
      <w:r>
        <w:rPr>
          <w:lang w:val="es-ES"/>
        </w:rPr>
        <w:t xml:space="preserve">La actualización de datos como pueden ser el precio total, o los días totales se deben calcular al momento y no </w:t>
      </w:r>
      <w:r w:rsidR="00110DC1">
        <w:rPr>
          <w:lang w:val="es-ES"/>
        </w:rPr>
        <w:t>deben tardar en aparecer.</w:t>
      </w:r>
    </w:p>
    <w:p w14:paraId="524FEDC2" w14:textId="5A08F740" w:rsidR="005F0CDC" w:rsidRDefault="005F0CDC" w:rsidP="00966B96">
      <w:pPr>
        <w:rPr>
          <w:lang w:val="es-ES"/>
        </w:rPr>
      </w:pPr>
      <w:r>
        <w:rPr>
          <w:lang w:val="es-ES"/>
        </w:rPr>
        <w:t>Las pruebas consisten en la medición de lo mencionado anteriormente.</w:t>
      </w:r>
    </w:p>
    <w:p w14:paraId="6CB03DE9" w14:textId="0DD45B6D" w:rsidR="00C37707" w:rsidRDefault="00C37707" w:rsidP="00966B96">
      <w:pPr>
        <w:rPr>
          <w:lang w:val="es-ES"/>
        </w:rPr>
      </w:pPr>
      <w:r>
        <w:rPr>
          <w:lang w:val="es-ES"/>
        </w:rPr>
        <w:t xml:space="preserve">En conclusión, los tiempos de respuesta </w:t>
      </w:r>
      <w:r w:rsidR="006D46F3">
        <w:rPr>
          <w:lang w:val="es-ES"/>
        </w:rPr>
        <w:t xml:space="preserve">no deben tardar </w:t>
      </w:r>
      <w:r w:rsidR="00AC0A8B">
        <w:rPr>
          <w:lang w:val="es-ES"/>
        </w:rPr>
        <w:t xml:space="preserve">más de un tiempo indicado </w:t>
      </w: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62"/>
      <w:r w:rsidRPr="0079279D">
        <w:rPr>
          <w:lang w:val="es-ES"/>
        </w:rPr>
        <w:t>Pruebas de seguridad</w:t>
      </w:r>
      <w:bookmarkEnd w:id="21"/>
    </w:p>
    <w:p w14:paraId="0E6FCCFF" w14:textId="09A9A3E2" w:rsidR="004F02E8" w:rsidRDefault="00CB1E3A" w:rsidP="004F02E8">
      <w:pPr>
        <w:rPr>
          <w:lang w:val="es-ES"/>
        </w:rPr>
      </w:pPr>
      <w:r>
        <w:rPr>
          <w:lang w:val="es-ES"/>
        </w:rPr>
        <w:t xml:space="preserve">El objetivo de estas pruebas </w:t>
      </w:r>
      <w:r w:rsidR="00940935">
        <w:rPr>
          <w:lang w:val="es-ES"/>
        </w:rPr>
        <w:t xml:space="preserve">es evaluar si el sistema es seguro </w:t>
      </w:r>
      <w:r w:rsidR="00B54D89">
        <w:rPr>
          <w:lang w:val="es-ES"/>
        </w:rPr>
        <w:t xml:space="preserve">frente a ataques. </w:t>
      </w:r>
      <w:r w:rsidR="002A72B1">
        <w:rPr>
          <w:lang w:val="es-ES"/>
        </w:rPr>
        <w:t xml:space="preserve">El sistema debe manejar correctamente los datos sensibles </w:t>
      </w:r>
      <w:r w:rsidR="00F100D2">
        <w:rPr>
          <w:lang w:val="es-ES"/>
        </w:rPr>
        <w:t xml:space="preserve">y no permitir </w:t>
      </w:r>
      <w:r w:rsidR="00406F1D">
        <w:rPr>
          <w:lang w:val="es-ES"/>
        </w:rPr>
        <w:t>acciones no autorizadas</w:t>
      </w:r>
      <w:r w:rsidR="004D6206">
        <w:rPr>
          <w:lang w:val="es-ES"/>
        </w:rPr>
        <w:t xml:space="preserve">. </w:t>
      </w:r>
    </w:p>
    <w:p w14:paraId="5FB52D79" w14:textId="64603ABE" w:rsidR="00CD4FDF" w:rsidRPr="0079279D" w:rsidRDefault="00652EF1" w:rsidP="004F02E8">
      <w:pPr>
        <w:rPr>
          <w:lang w:val="es-ES"/>
        </w:rPr>
      </w:pPr>
      <w:r>
        <w:rPr>
          <w:lang w:val="es-ES"/>
        </w:rPr>
        <w:t xml:space="preserve">El sistema verifica que el usuario </w:t>
      </w:r>
      <w:r w:rsidR="003E1DBF">
        <w:rPr>
          <w:lang w:val="es-ES"/>
        </w:rPr>
        <w:t xml:space="preserve">tiene que iniciar sesión para poder empezar </w:t>
      </w:r>
      <w:r w:rsidR="004D2B65">
        <w:rPr>
          <w:lang w:val="es-ES"/>
        </w:rPr>
        <w:t xml:space="preserve">con los </w:t>
      </w:r>
      <w:r w:rsidR="005230B0">
        <w:rPr>
          <w:lang w:val="es-ES"/>
        </w:rPr>
        <w:t>C</w:t>
      </w:r>
      <w:r w:rsidR="004D2B65">
        <w:rPr>
          <w:lang w:val="es-ES"/>
        </w:rPr>
        <w:t xml:space="preserve">asos de </w:t>
      </w:r>
      <w:r w:rsidR="005230B0">
        <w:rPr>
          <w:lang w:val="es-ES"/>
        </w:rPr>
        <w:t>Uso</w:t>
      </w:r>
      <w:r w:rsidR="00432625">
        <w:rPr>
          <w:lang w:val="es-ES"/>
        </w:rPr>
        <w:t>. Los usuarios deben acceder a su información correspondiente, es decir, que no puedan ver lo</w:t>
      </w:r>
      <w:r w:rsidR="003D51C2">
        <w:rPr>
          <w:lang w:val="es-ES"/>
        </w:rPr>
        <w:t>s de</w:t>
      </w:r>
      <w:r w:rsidR="001D309F">
        <w:rPr>
          <w:lang w:val="es-ES"/>
        </w:rPr>
        <w:t>talles de la compra de otro usuario</w:t>
      </w:r>
      <w:r w:rsidR="00381304">
        <w:rPr>
          <w:lang w:val="es-ES"/>
        </w:rPr>
        <w:t>.</w:t>
      </w:r>
    </w:p>
    <w:p w14:paraId="4159834B" w14:textId="525691B8" w:rsidR="00381304" w:rsidRPr="0079279D" w:rsidRDefault="00381304" w:rsidP="004F02E8">
      <w:pPr>
        <w:rPr>
          <w:lang w:val="es-ES"/>
        </w:rPr>
      </w:pPr>
      <w:r>
        <w:rPr>
          <w:lang w:val="es-ES"/>
        </w:rPr>
        <w:t xml:space="preserve">Los datos obligatorios </w:t>
      </w:r>
      <w:r w:rsidR="007D191A">
        <w:rPr>
          <w:lang w:val="es-ES"/>
        </w:rPr>
        <w:t>se deben de validar siempre</w:t>
      </w:r>
      <w:r w:rsidR="00777128">
        <w:rPr>
          <w:lang w:val="es-ES"/>
        </w:rPr>
        <w:t xml:space="preserve"> con el formato correcto</w:t>
      </w:r>
      <w:r w:rsidR="007F13B4">
        <w:rPr>
          <w:lang w:val="es-ES"/>
        </w:rPr>
        <w:t>.</w:t>
      </w: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22" w:name="_Toc278786563"/>
      <w:r w:rsidRPr="0079279D">
        <w:rPr>
          <w:lang w:val="es-ES"/>
        </w:rPr>
        <w:t>Criterios para decidir si pasa/falla un elemento</w:t>
      </w:r>
      <w:bookmarkEnd w:id="22"/>
      <w:r w:rsidRPr="0079279D">
        <w:rPr>
          <w:lang w:val="es-ES"/>
        </w:rPr>
        <w:t xml:space="preserve"> </w:t>
      </w:r>
    </w:p>
    <w:p w14:paraId="6E959C29" w14:textId="1708D268" w:rsidR="00063ABB" w:rsidRPr="0079279D" w:rsidRDefault="00320B2B" w:rsidP="00083B30">
      <w:pPr>
        <w:rPr>
          <w:lang w:val="es-ES"/>
        </w:rPr>
      </w:pPr>
      <w:r>
        <w:rPr>
          <w:lang w:val="es-ES"/>
        </w:rPr>
        <w:t xml:space="preserve">Para comprobar que el comportamiento del programa es el adecuado, se han creado </w:t>
      </w:r>
      <w:r w:rsidR="00FE2849">
        <w:rPr>
          <w:lang w:val="es-ES"/>
        </w:rPr>
        <w:t xml:space="preserve">pruebas </w:t>
      </w:r>
      <w:r w:rsidR="0098073E">
        <w:rPr>
          <w:lang w:val="es-ES"/>
        </w:rPr>
        <w:t xml:space="preserve">para cada </w:t>
      </w:r>
      <w:r w:rsidR="00EA1A4A">
        <w:rPr>
          <w:lang w:val="es-ES"/>
        </w:rPr>
        <w:t>funcionalidad de cada caso de uso. Las pruebas están organizadas en la carpeta test, y consisten en una serie de datos que se pasan a las funciones del</w:t>
      </w:r>
      <w:r w:rsidR="0075329F">
        <w:rPr>
          <w:lang w:val="es-ES"/>
        </w:rPr>
        <w:t xml:space="preserve"> programa.</w:t>
      </w:r>
      <w:r w:rsidR="00992D08">
        <w:rPr>
          <w:lang w:val="es-ES"/>
        </w:rPr>
        <w:t xml:space="preserve"> El resultado de estas funciones luego se compara con el valor esperado, </w:t>
      </w:r>
      <w:r w:rsidR="00AB0237">
        <w:rPr>
          <w:lang w:val="es-ES"/>
        </w:rPr>
        <w:t xml:space="preserve">introducido a mano. Este es el resultado que la función debería devolver si el programador ha </w:t>
      </w:r>
      <w:r w:rsidR="001E1FC3">
        <w:rPr>
          <w:lang w:val="es-ES"/>
        </w:rPr>
        <w:t xml:space="preserve">creado el código adecuado. Cuando el resultado de la función y el esperado coinciden, es que la función ha pasado la prueba. </w:t>
      </w:r>
      <w:r w:rsidR="00E20599">
        <w:rPr>
          <w:lang w:val="es-ES"/>
        </w:rPr>
        <w:t>Las pruebas, en su conjunto, deben demostr</w:t>
      </w:r>
      <w:r w:rsidR="00696F2D">
        <w:rPr>
          <w:lang w:val="es-ES"/>
        </w:rPr>
        <w:t>ar que todo el programa es correcto y hace lo que debe hacer.</w:t>
      </w:r>
    </w:p>
    <w:p w14:paraId="5A7AA583" w14:textId="77777777" w:rsidR="00696F2D" w:rsidRPr="0079279D" w:rsidRDefault="00696F2D" w:rsidP="00320B2B">
      <w:pPr>
        <w:rPr>
          <w:lang w:val="es-ES"/>
        </w:rPr>
      </w:pPr>
    </w:p>
    <w:p w14:paraId="0FDEF281" w14:textId="14D8893F" w:rsidR="006B0891" w:rsidRDefault="006B0891" w:rsidP="00083B30">
      <w:pPr>
        <w:rPr>
          <w:lang w:val="es-ES"/>
        </w:rPr>
      </w:pPr>
      <w:bookmarkStart w:id="23" w:name="_Toc278786564"/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Criterios de suspensión y reanudación</w:t>
      </w:r>
      <w:bookmarkEnd w:id="23"/>
    </w:p>
    <w:p w14:paraId="0E6FCD03" w14:textId="056402BE" w:rsidR="00083B30" w:rsidRPr="0079279D" w:rsidRDefault="00DA1BD2" w:rsidP="00DA1BD2">
      <w:pPr>
        <w:rPr>
          <w:lang w:val="es-ES"/>
        </w:rPr>
      </w:pPr>
      <w:r w:rsidRPr="00DA1BD2">
        <w:rPr>
          <w:lang w:val="es-ES"/>
        </w:rPr>
        <w:t>Para asegurar que el proceso de pruebas sea efectivo y no malgastar recursos, es necesario establecer reglas claras sobre cuándo detenerse. Si el software presenta fallos graves, continuar probando solo generará errores falsos y pérdida de tiempo. A continuación, se definen las condiciones para pausar el trabajo y los requisitos necesarios para volver a empezar.</w:t>
      </w:r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65"/>
      <w:r w:rsidRPr="0079279D">
        <w:rPr>
          <w:lang w:val="es-ES"/>
        </w:rPr>
        <w:t>Suspensión</w:t>
      </w:r>
      <w:bookmarkEnd w:id="24"/>
    </w:p>
    <w:p w14:paraId="0E6FCD05" w14:textId="2FBEA1D7" w:rsidR="004F02E8" w:rsidRDefault="00233F09" w:rsidP="004F02E8">
      <w:pPr>
        <w:rPr>
          <w:lang w:val="es-ES"/>
        </w:rPr>
      </w:pPr>
      <w:r>
        <w:rPr>
          <w:lang w:val="es-ES"/>
        </w:rPr>
        <w:t>Se suspenderá</w:t>
      </w:r>
      <w:r w:rsidR="00E71ACD">
        <w:rPr>
          <w:lang w:val="es-ES"/>
        </w:rPr>
        <w:t xml:space="preserve"> el proceso de pruebas cuando se detecte alguno de los siguientes casos</w:t>
      </w:r>
      <w:r w:rsidR="007F0504">
        <w:rPr>
          <w:lang w:val="es-ES"/>
        </w:rPr>
        <w:t xml:space="preserve"> </w:t>
      </w:r>
      <w:r w:rsidR="007F0504">
        <w:rPr>
          <w:lang w:val="es-ES"/>
        </w:rPr>
        <w:lastRenderedPageBreak/>
        <w:t>bloqueantes:</w:t>
      </w:r>
    </w:p>
    <w:p w14:paraId="24A9A096" w14:textId="77777777" w:rsidR="00417DC3" w:rsidRDefault="00417DC3" w:rsidP="004F02E8">
      <w:pPr>
        <w:rPr>
          <w:lang w:val="es-ES"/>
        </w:rPr>
      </w:pPr>
    </w:p>
    <w:p w14:paraId="752D030A" w14:textId="55AC13E2" w:rsidR="007F0504" w:rsidRDefault="007F0504" w:rsidP="007F05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Fallo en Visualización de Stock: </w:t>
      </w:r>
      <w:r w:rsidR="00AB7B14">
        <w:rPr>
          <w:lang w:val="es-ES"/>
        </w:rPr>
        <w:t xml:space="preserve">Si </w:t>
      </w:r>
      <w:r w:rsidR="00F2644C">
        <w:rPr>
          <w:lang w:val="es-ES"/>
        </w:rPr>
        <w:t xml:space="preserve">cuando </w:t>
      </w:r>
      <w:r w:rsidR="00AB7B14">
        <w:rPr>
          <w:lang w:val="es-ES"/>
        </w:rPr>
        <w:t xml:space="preserve">intentamos comprar o alquilar, el sistema </w:t>
      </w:r>
      <w:r w:rsidR="00F2644C">
        <w:rPr>
          <w:lang w:val="es-ES"/>
        </w:rPr>
        <w:t>no muestra los coches disponibles</w:t>
      </w:r>
      <w:r w:rsidR="00EB2F46">
        <w:rPr>
          <w:lang w:val="es-ES"/>
        </w:rPr>
        <w:t>.</w:t>
      </w:r>
    </w:p>
    <w:p w14:paraId="65C011DC" w14:textId="0EAAD0D5" w:rsidR="00EB2F46" w:rsidRDefault="00EB2F46" w:rsidP="007F05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</w:t>
      </w:r>
      <w:r w:rsidR="00B325B2">
        <w:rPr>
          <w:lang w:val="es-ES"/>
        </w:rPr>
        <w:t xml:space="preserve">rror en </w:t>
      </w:r>
      <w:r w:rsidR="00353598">
        <w:rPr>
          <w:lang w:val="es-ES"/>
        </w:rPr>
        <w:t xml:space="preserve">el </w:t>
      </w:r>
      <w:r w:rsidR="00F839F0">
        <w:rPr>
          <w:lang w:val="es-ES"/>
        </w:rPr>
        <w:t>cálculo</w:t>
      </w:r>
      <w:r w:rsidR="00353598">
        <w:rPr>
          <w:lang w:val="es-ES"/>
        </w:rPr>
        <w:t xml:space="preserve"> del </w:t>
      </w:r>
      <w:r w:rsidR="005854DE">
        <w:rPr>
          <w:lang w:val="es-ES"/>
        </w:rPr>
        <w:t>P</w:t>
      </w:r>
      <w:r w:rsidR="00353598">
        <w:rPr>
          <w:lang w:val="es-ES"/>
        </w:rPr>
        <w:t xml:space="preserve">recio </w:t>
      </w:r>
      <w:r w:rsidR="005854DE">
        <w:rPr>
          <w:lang w:val="es-ES"/>
        </w:rPr>
        <w:t>T</w:t>
      </w:r>
      <w:r w:rsidR="00353598">
        <w:rPr>
          <w:lang w:val="es-ES"/>
        </w:rPr>
        <w:t xml:space="preserve">otal: </w:t>
      </w:r>
      <w:r w:rsidR="00D87222">
        <w:rPr>
          <w:lang w:val="es-ES"/>
        </w:rPr>
        <w:t xml:space="preserve">Si el sistema no actualiza </w:t>
      </w:r>
      <w:r w:rsidR="00FF4285">
        <w:rPr>
          <w:lang w:val="es-ES"/>
        </w:rPr>
        <w:t>de forma correcta el precio al haber seleccionado el coche o los coches deseados.</w:t>
      </w:r>
    </w:p>
    <w:p w14:paraId="5BC3D746" w14:textId="0A551D75" w:rsidR="00FF4285" w:rsidRDefault="0003088F" w:rsidP="007F05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No hay métodos de pago: </w:t>
      </w:r>
      <w:r w:rsidR="00936076">
        <w:rPr>
          <w:lang w:val="es-ES"/>
        </w:rPr>
        <w:t xml:space="preserve">No podemos seleccionar ningún método de pago </w:t>
      </w:r>
      <w:r w:rsidR="008535C9">
        <w:rPr>
          <w:lang w:val="es-ES"/>
        </w:rPr>
        <w:t>en el despegable de la web.</w:t>
      </w:r>
    </w:p>
    <w:p w14:paraId="0A93C72F" w14:textId="7A487D89" w:rsidR="008535C9" w:rsidRPr="007F0504" w:rsidRDefault="00915C0F" w:rsidP="007F05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Error</w:t>
      </w:r>
      <w:r w:rsidR="00A7737C">
        <w:rPr>
          <w:lang w:val="es-ES"/>
        </w:rPr>
        <w:t xml:space="preserve">es en los datos obligatorios: </w:t>
      </w:r>
      <w:r w:rsidR="00241C11">
        <w:rPr>
          <w:lang w:val="es-ES"/>
        </w:rPr>
        <w:t xml:space="preserve">Si el sistema deja </w:t>
      </w:r>
      <w:r w:rsidR="00EC59FA">
        <w:rPr>
          <w:lang w:val="es-ES"/>
        </w:rPr>
        <w:t xml:space="preserve">seguir haciendo pasos sin </w:t>
      </w:r>
      <w:r w:rsidR="005B68C4">
        <w:rPr>
          <w:lang w:val="es-ES"/>
        </w:rPr>
        <w:t>haber validado los datos solicitados al cliente</w:t>
      </w:r>
      <w:r w:rsidR="00317ECC">
        <w:rPr>
          <w:lang w:val="es-ES"/>
        </w:rPr>
        <w:t>.</w:t>
      </w: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66"/>
      <w:r w:rsidRPr="0079279D">
        <w:rPr>
          <w:lang w:val="es-ES"/>
        </w:rPr>
        <w:t>Reanudación</w:t>
      </w:r>
      <w:bookmarkEnd w:id="25"/>
    </w:p>
    <w:p w14:paraId="0E6FCD07" w14:textId="589D4863" w:rsidR="004F02E8" w:rsidRDefault="00960AEE" w:rsidP="004F02E8">
      <w:pPr>
        <w:rPr>
          <w:lang w:val="es-ES"/>
        </w:rPr>
      </w:pPr>
      <w:r>
        <w:rPr>
          <w:lang w:val="es-ES"/>
        </w:rPr>
        <w:t>Debemos reanudar el proceso de pruebas cuando se cumpla lo siguiente:</w:t>
      </w:r>
    </w:p>
    <w:p w14:paraId="6CE9147C" w14:textId="77777777" w:rsidR="00417DC3" w:rsidRDefault="00417DC3" w:rsidP="004F02E8">
      <w:pPr>
        <w:rPr>
          <w:lang w:val="es-ES"/>
        </w:rPr>
      </w:pPr>
    </w:p>
    <w:p w14:paraId="7B1BD406" w14:textId="22DDEF4A" w:rsidR="00960AEE" w:rsidRDefault="00C87B54" w:rsidP="00960AE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Corrección Stock: Se arregla el error del los coches disponibles para los casos de comprar </w:t>
      </w:r>
      <w:r w:rsidR="004630A6">
        <w:rPr>
          <w:lang w:val="es-ES"/>
        </w:rPr>
        <w:t>y</w:t>
      </w:r>
      <w:r>
        <w:rPr>
          <w:lang w:val="es-ES"/>
        </w:rPr>
        <w:t xml:space="preserve"> alquilar.</w:t>
      </w:r>
    </w:p>
    <w:p w14:paraId="07B360FA" w14:textId="5BB299D6" w:rsidR="004630A6" w:rsidRDefault="005D1DED" w:rsidP="00960AE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 de Inicio de Sesión: Se debe reanudar las pruebas cuando la precondición se realice de forma adecuada.</w:t>
      </w:r>
    </w:p>
    <w:p w14:paraId="274EDCC0" w14:textId="63021FAD" w:rsidR="005D1DED" w:rsidRDefault="005854DE" w:rsidP="00960AE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Sincronización de Precios:</w:t>
      </w:r>
      <w:r w:rsidR="001A03DE">
        <w:rPr>
          <w:lang w:val="es-ES"/>
        </w:rPr>
        <w:t xml:space="preserve"> El sistema actualiza de forma automática el Precio Total del carrito según los objetos añadidos.</w:t>
      </w:r>
    </w:p>
    <w:p w14:paraId="2BE02C10" w14:textId="1EDC608D" w:rsidR="001A03DE" w:rsidRPr="00960AEE" w:rsidRDefault="00DC4AB5" w:rsidP="00960AE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Disponibilidad de Confirmación: Poder </w:t>
      </w:r>
      <w:r w:rsidR="00A34B71">
        <w:rPr>
          <w:lang w:val="es-ES"/>
        </w:rPr>
        <w:t>generar y enseñar</w:t>
      </w:r>
      <w:r>
        <w:rPr>
          <w:lang w:val="es-ES"/>
        </w:rPr>
        <w:t xml:space="preserve"> la información de la compra </w:t>
      </w:r>
      <w:r w:rsidR="00F839F0">
        <w:rPr>
          <w:lang w:val="es-ES"/>
        </w:rPr>
        <w:t>con un resumen final con los datos solicitados a nuestro cliente.</w:t>
      </w: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67"/>
      <w:r w:rsidRPr="0079279D">
        <w:rPr>
          <w:lang w:val="es-ES"/>
        </w:rPr>
        <w:t>Pruebas que se deben entregar</w:t>
      </w:r>
      <w:bookmarkEnd w:id="26"/>
    </w:p>
    <w:p w14:paraId="0E6FCD09" w14:textId="7B453E3F" w:rsidR="00083B30" w:rsidRPr="0079279D" w:rsidRDefault="000D4D1E" w:rsidP="004D737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Plan de Pruebas:</w:t>
      </w:r>
      <w:r w:rsidR="00B530F6">
        <w:rPr>
          <w:lang w:val="es-ES"/>
        </w:rPr>
        <w:t xml:space="preserve"> Documento principal </w:t>
      </w:r>
      <w:r w:rsidR="008C7D8A">
        <w:rPr>
          <w:lang w:val="es-ES"/>
        </w:rPr>
        <w:t>que describe la estrategia de validación para el sistema del concesionario.</w:t>
      </w:r>
    </w:p>
    <w:p w14:paraId="4FE44326" w14:textId="77777777" w:rsidR="00417DC3" w:rsidRDefault="00417DC3" w:rsidP="004D737D">
      <w:pPr>
        <w:pStyle w:val="Prrafodelista"/>
        <w:numPr>
          <w:ilvl w:val="0"/>
          <w:numId w:val="4"/>
        </w:numPr>
        <w:rPr>
          <w:lang w:val="es-ES"/>
        </w:rPr>
      </w:pPr>
    </w:p>
    <w:p w14:paraId="6EA2DBCF" w14:textId="2739365A" w:rsidR="008C7D8A" w:rsidRDefault="00AA2D4C" w:rsidP="008C7D8A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Vamos a probar </w:t>
      </w:r>
      <w:r w:rsidR="004D51C2">
        <w:rPr>
          <w:lang w:val="es-ES"/>
        </w:rPr>
        <w:t>las funciones de Compra, Alquiler y Mantenimiento.</w:t>
      </w:r>
    </w:p>
    <w:p w14:paraId="2D06E28D" w14:textId="5F993306" w:rsidR="004D51C2" w:rsidRDefault="004D51C2" w:rsidP="008C7D8A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Criterios de Calidad</w:t>
      </w:r>
      <w:r w:rsidR="00B15264">
        <w:rPr>
          <w:lang w:val="es-ES"/>
        </w:rPr>
        <w:t>.</w:t>
      </w:r>
    </w:p>
    <w:p w14:paraId="28C318BF" w14:textId="7D6022A4" w:rsidR="00B15264" w:rsidRPr="00901416" w:rsidRDefault="0071173F" w:rsidP="0090141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Herramientas y </w:t>
      </w:r>
      <w:r w:rsidR="00B15264">
        <w:rPr>
          <w:lang w:val="es-ES"/>
        </w:rPr>
        <w:t>tiempo necesario para completar las pruebas de los casos de uso.</w:t>
      </w:r>
    </w:p>
    <w:p w14:paraId="01BB8B4C" w14:textId="3BD6DA37" w:rsidR="000D4D1E" w:rsidRDefault="0047108C" w:rsidP="004D737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Casos de Prueba:</w:t>
      </w:r>
      <w:r w:rsidR="00901416">
        <w:rPr>
          <w:lang w:val="es-ES"/>
        </w:rPr>
        <w:t xml:space="preserve"> Pruebas funcionales basadas en los casos de uso definidos en el proyecto:</w:t>
      </w:r>
    </w:p>
    <w:p w14:paraId="5161CBCD" w14:textId="0EFD734C" w:rsidR="00901416" w:rsidRDefault="00901416" w:rsidP="0090141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Comprar Coches:</w:t>
      </w:r>
      <w:r w:rsidR="001961A3">
        <w:rPr>
          <w:lang w:val="es-ES"/>
        </w:rPr>
        <w:t xml:space="preserve"> </w:t>
      </w:r>
      <w:r w:rsidR="00BF143A">
        <w:rPr>
          <w:lang w:val="es-ES"/>
        </w:rPr>
        <w:t>Requisitos como añadir datos personales obligatorios, método de pago, cantidad, coches seleccionados</w:t>
      </w:r>
      <w:r w:rsidR="008E4AA9">
        <w:rPr>
          <w:lang w:val="es-ES"/>
        </w:rPr>
        <w:t>.</w:t>
      </w:r>
    </w:p>
    <w:p w14:paraId="7A6BB131" w14:textId="3FABF2FC" w:rsidR="00901416" w:rsidRDefault="00901416" w:rsidP="0090141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Alquilar Coches:</w:t>
      </w:r>
      <w:r w:rsidR="001D00B2">
        <w:rPr>
          <w:lang w:val="es-ES"/>
        </w:rPr>
        <w:t xml:space="preserve"> Comprobaciones del período de alquiler, </w:t>
      </w:r>
      <w:r w:rsidR="00BE16D8">
        <w:rPr>
          <w:lang w:val="es-ES"/>
        </w:rPr>
        <w:t>la actualización de precios en función del coche y de la cantidad de días seleccionados</w:t>
      </w:r>
      <w:r w:rsidR="007A5BED">
        <w:rPr>
          <w:lang w:val="es-ES"/>
        </w:rPr>
        <w:t>.</w:t>
      </w:r>
    </w:p>
    <w:p w14:paraId="5D9732C4" w14:textId="1846BBCF" w:rsidR="00901416" w:rsidRDefault="00901416" w:rsidP="0090141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Contratar Mantenimiento: </w:t>
      </w:r>
      <w:r w:rsidR="00DA4552">
        <w:rPr>
          <w:lang w:val="es-ES"/>
        </w:rPr>
        <w:t>Comentarios obligatorios, c</w:t>
      </w:r>
      <w:r w:rsidR="0097335E">
        <w:rPr>
          <w:lang w:val="es-ES"/>
        </w:rPr>
        <w:t>álculo de días</w:t>
      </w:r>
      <w:r w:rsidR="009E67F5">
        <w:rPr>
          <w:lang w:val="es-ES"/>
        </w:rPr>
        <w:t xml:space="preserve">, filtros por nombre y tipo. </w:t>
      </w:r>
    </w:p>
    <w:p w14:paraId="7AC1FD73" w14:textId="77777777" w:rsidR="0047108C" w:rsidRPr="004D737D" w:rsidRDefault="0047108C" w:rsidP="00B530F6">
      <w:pPr>
        <w:pStyle w:val="Prrafodelista"/>
        <w:rPr>
          <w:lang w:val="es-ES"/>
        </w:rPr>
      </w:pP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27" w:name="_Toc278786568"/>
      <w:r w:rsidRPr="0079279D">
        <w:rPr>
          <w:lang w:val="es-ES"/>
        </w:rPr>
        <w:t>Tareas de prueba</w:t>
      </w:r>
      <w:bookmarkEnd w:id="27"/>
    </w:p>
    <w:p w14:paraId="0E6FCD0B" w14:textId="5636EDD1" w:rsidR="00083B30" w:rsidRPr="0079279D" w:rsidRDefault="00EA27CD" w:rsidP="00083B30">
      <w:pPr>
        <w:rPr>
          <w:lang w:val="es-ES"/>
        </w:rPr>
      </w:pPr>
      <w:r w:rsidRPr="00EA27CD">
        <w:rPr>
          <w:lang w:val="es-ES"/>
        </w:rPr>
        <w:t>Para garantizar el éxito de las pruebas, se han definido las siguientes tareas fundamentales, sus responsables y el esfuerzo estimado.</w:t>
      </w:r>
    </w:p>
    <w:p w14:paraId="6A1FC98F" w14:textId="77777777" w:rsidR="00417DC3" w:rsidRDefault="00417DC3" w:rsidP="00083B30">
      <w:pPr>
        <w:rPr>
          <w:lang w:val="es-ES"/>
        </w:rPr>
      </w:pPr>
    </w:p>
    <w:p w14:paraId="0AB999EC" w14:textId="5ABEEE58" w:rsidR="00F903E5" w:rsidRDefault="0033161D" w:rsidP="0033161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Preparación de Escenarios: </w:t>
      </w:r>
      <w:r w:rsidR="00A04FF3">
        <w:rPr>
          <w:lang w:val="es-ES"/>
        </w:rPr>
        <w:t>Definir los pasos con exactitud para probar los casos de uso de Comprar, Alquilar y Mantenimiento.</w:t>
      </w:r>
      <w:r w:rsidR="008932B5">
        <w:rPr>
          <w:lang w:val="es-ES"/>
        </w:rPr>
        <w:t xml:space="preserve"> </w:t>
      </w:r>
    </w:p>
    <w:p w14:paraId="1C2530E1" w14:textId="1F7C9D79" w:rsidR="008932B5" w:rsidRDefault="008932B5" w:rsidP="008932B5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Responsable: Scrum Master</w:t>
      </w:r>
    </w:p>
    <w:p w14:paraId="646FDCD7" w14:textId="20E84B62" w:rsidR="008932B5" w:rsidRDefault="008932B5" w:rsidP="008932B5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Esfuerzo: </w:t>
      </w:r>
      <w:r w:rsidR="00440A94">
        <w:rPr>
          <w:lang w:val="es-ES"/>
        </w:rPr>
        <w:t>1 jornada</w:t>
      </w:r>
    </w:p>
    <w:p w14:paraId="5DA9D189" w14:textId="39451FD3" w:rsidR="00E55CBD" w:rsidRDefault="009B455F" w:rsidP="00E55CB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Configur</w:t>
      </w:r>
      <w:r w:rsidR="00EC5B34">
        <w:rPr>
          <w:lang w:val="es-ES"/>
        </w:rPr>
        <w:t xml:space="preserve">ación de Datos: Cargar en el sistema </w:t>
      </w:r>
      <w:r w:rsidR="00F71346">
        <w:rPr>
          <w:lang w:val="es-ES"/>
        </w:rPr>
        <w:t xml:space="preserve">a través de las bases de datos, </w:t>
      </w:r>
      <w:r w:rsidR="00EC5B34">
        <w:rPr>
          <w:lang w:val="es-ES"/>
        </w:rPr>
        <w:t xml:space="preserve">los datos </w:t>
      </w:r>
      <w:r w:rsidR="002C3793">
        <w:rPr>
          <w:lang w:val="es-ES"/>
        </w:rPr>
        <w:t xml:space="preserve">necesarios </w:t>
      </w:r>
      <w:r w:rsidR="00F71346">
        <w:rPr>
          <w:lang w:val="es-ES"/>
        </w:rPr>
        <w:t>para realizar las pruebas.</w:t>
      </w:r>
    </w:p>
    <w:p w14:paraId="30F28878" w14:textId="754DC94B" w:rsidR="00F71346" w:rsidRDefault="00C934FC" w:rsidP="00F7134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Responsable: Tester</w:t>
      </w:r>
    </w:p>
    <w:p w14:paraId="08867D91" w14:textId="2ACA0A9F" w:rsidR="00C934FC" w:rsidRDefault="00C934FC" w:rsidP="00F7134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lastRenderedPageBreak/>
        <w:t xml:space="preserve">Esfuerzo: </w:t>
      </w:r>
      <w:r w:rsidR="00B630FB">
        <w:rPr>
          <w:lang w:val="es-ES"/>
        </w:rPr>
        <w:t>4-6 horas de estimación (</w:t>
      </w:r>
      <w:r w:rsidR="002927B5">
        <w:rPr>
          <w:lang w:val="es-ES"/>
        </w:rPr>
        <w:t>2 horas para los coches, 2 horas para el mantenimiento y las restantes para su validación)</w:t>
      </w:r>
    </w:p>
    <w:p w14:paraId="1C2C520A" w14:textId="46153AA0" w:rsidR="002927B5" w:rsidRDefault="009E104D" w:rsidP="002927B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Ejecución de Pruebas Funcionales: </w:t>
      </w:r>
      <w:r w:rsidR="0048655E">
        <w:rPr>
          <w:lang w:val="es-ES"/>
        </w:rPr>
        <w:t>Ejecutar pruebas funcionales diseñadas en el documento de casos de prueba.</w:t>
      </w:r>
    </w:p>
    <w:p w14:paraId="652ABFE1" w14:textId="049E1B22" w:rsidR="0048655E" w:rsidRDefault="0048655E" w:rsidP="0048655E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Responsables: Testers (uno para cada caso de uso)</w:t>
      </w:r>
    </w:p>
    <w:p w14:paraId="1164E4E2" w14:textId="406F1DE9" w:rsidR="0048655E" w:rsidRDefault="0048655E" w:rsidP="0048655E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Esfuerzo: V</w:t>
      </w:r>
      <w:r w:rsidR="00491ED2">
        <w:rPr>
          <w:lang w:val="es-ES"/>
        </w:rPr>
        <w:t>arias jornadas</w:t>
      </w:r>
    </w:p>
    <w:p w14:paraId="577745DA" w14:textId="2322B4FF" w:rsidR="00491ED2" w:rsidRDefault="00B072FB" w:rsidP="00491ED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Pruebas de Humo (Smoke Test)</w:t>
      </w:r>
      <w:r w:rsidR="00284EBE">
        <w:rPr>
          <w:lang w:val="es-ES"/>
        </w:rPr>
        <w:t>: Ejecución rápida de los flujos básicos de cada caso de uso para verificar las funciones principales</w:t>
      </w:r>
      <w:r w:rsidR="0063397F">
        <w:rPr>
          <w:lang w:val="es-ES"/>
        </w:rPr>
        <w:t>, para desarrollar las pruebas profundad.</w:t>
      </w:r>
    </w:p>
    <w:p w14:paraId="0CAEBD5E" w14:textId="198A83CF" w:rsidR="0063397F" w:rsidRDefault="0063397F" w:rsidP="0063397F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Responsable: Tester</w:t>
      </w:r>
    </w:p>
    <w:p w14:paraId="062C41E0" w14:textId="1D91AB58" w:rsidR="0063397F" w:rsidRDefault="0063397F" w:rsidP="0063397F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Esfuerzo: 1 hora</w:t>
      </w:r>
    </w:p>
    <w:p w14:paraId="05B08D47" w14:textId="100F1CCE" w:rsidR="0012523B" w:rsidRDefault="0012523B" w:rsidP="0012523B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Pruebas de Usabilidad y Mensajes de Error: Validar que las notificaciones que reciba el cliente de parte del sistema sean claras</w:t>
      </w:r>
      <w:r w:rsidR="00434919">
        <w:rPr>
          <w:lang w:val="es-ES"/>
        </w:rPr>
        <w:t>.</w:t>
      </w:r>
    </w:p>
    <w:p w14:paraId="178F66D8" w14:textId="673A405B" w:rsidR="00434919" w:rsidRDefault="00434919" w:rsidP="00434919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Responsable: Todo el equipo</w:t>
      </w:r>
    </w:p>
    <w:p w14:paraId="30F04CB1" w14:textId="174647C7" w:rsidR="00434919" w:rsidRDefault="00434919" w:rsidP="00434919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Esfuerzo: 2-4 horas</w:t>
      </w:r>
    </w:p>
    <w:p w14:paraId="239BF82A" w14:textId="77777777" w:rsidR="0063397F" w:rsidRPr="0063397F" w:rsidRDefault="0063397F" w:rsidP="0063397F">
      <w:pPr>
        <w:rPr>
          <w:lang w:val="es-ES"/>
        </w:rPr>
      </w:pPr>
    </w:p>
    <w:p w14:paraId="0E6FCD0D" w14:textId="23549D26" w:rsidR="00083B30" w:rsidRPr="0079279D" w:rsidRDefault="00083B30" w:rsidP="00B828B0">
      <w:pPr>
        <w:pStyle w:val="Ttulo1"/>
        <w:rPr>
          <w:lang w:val="es-ES"/>
        </w:rPr>
      </w:pPr>
      <w:bookmarkStart w:id="28" w:name="_Toc278786569"/>
      <w:r w:rsidRPr="0079279D">
        <w:rPr>
          <w:lang w:val="es-ES"/>
        </w:rPr>
        <w:t>Necesidades ambientales</w:t>
      </w:r>
      <w:bookmarkEnd w:id="28"/>
      <w:r w:rsidRPr="0079279D">
        <w:rPr>
          <w:lang w:val="es-ES"/>
        </w:rPr>
        <w:t xml:space="preserve"> 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9" w:name="_Toc278786570"/>
      <w:r w:rsidRPr="0079279D">
        <w:rPr>
          <w:lang w:val="es-ES"/>
        </w:rPr>
        <w:t>Hardware</w:t>
      </w:r>
      <w:bookmarkEnd w:id="29"/>
    </w:p>
    <w:p w14:paraId="126FAC58" w14:textId="58DA4680" w:rsidR="00A622D5" w:rsidRPr="00A622D5" w:rsidRDefault="00A622D5" w:rsidP="00A622D5">
      <w:pPr>
        <w:rPr>
          <w:lang w:val="es-ES"/>
        </w:rPr>
      </w:pPr>
      <w:r>
        <w:rPr>
          <w:lang w:val="es-ES"/>
        </w:rPr>
        <w:t>Se utilizarán tres ordenadores diferentes para realizar las pruebas</w:t>
      </w:r>
      <w:r w:rsidR="003F3BA9">
        <w:rPr>
          <w:lang w:val="es-ES"/>
        </w:rPr>
        <w:t>, u</w:t>
      </w:r>
      <w:r w:rsidR="00BA2F74">
        <w:rPr>
          <w:lang w:val="es-ES"/>
        </w:rPr>
        <w:t xml:space="preserve">no por </w:t>
      </w:r>
      <w:r w:rsidR="00E84B8D">
        <w:rPr>
          <w:lang w:val="es-ES"/>
        </w:rPr>
        <w:t>integrante del grupo</w:t>
      </w:r>
      <w:r w:rsidR="00E03394">
        <w:rPr>
          <w:lang w:val="es-ES"/>
        </w:rPr>
        <w:t>.</w:t>
      </w:r>
    </w:p>
    <w:p w14:paraId="0E6FCD0F" w14:textId="77777777" w:rsidR="004F02E8" w:rsidRPr="0079279D" w:rsidRDefault="004F02E8" w:rsidP="004F02E8">
      <w:pPr>
        <w:rPr>
          <w:lang w:val="es-ES"/>
        </w:rPr>
      </w:pP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30" w:name="_Toc278786571"/>
      <w:r w:rsidRPr="0079279D">
        <w:rPr>
          <w:lang w:val="es-ES"/>
        </w:rPr>
        <w:t>Software</w:t>
      </w:r>
      <w:bookmarkEnd w:id="30"/>
    </w:p>
    <w:p w14:paraId="34295FD0" w14:textId="56C9EBD7" w:rsidR="00A344F8" w:rsidRPr="00F2145A" w:rsidRDefault="00C7546E" w:rsidP="004F02E8">
      <w:pPr>
        <w:rPr>
          <w:lang w:val="es-ES"/>
        </w:rPr>
      </w:pPr>
      <w:r>
        <w:rPr>
          <w:lang w:val="es-ES"/>
        </w:rPr>
        <w:t>Los tres ordenadores tienen el sistema operativo de Wind</w:t>
      </w:r>
      <w:r w:rsidR="00130E68">
        <w:rPr>
          <w:lang w:val="es-ES"/>
        </w:rPr>
        <w:t>ows 11.</w:t>
      </w:r>
      <w:r w:rsidR="00B333D9">
        <w:rPr>
          <w:lang w:val="es-ES"/>
        </w:rPr>
        <w:t xml:space="preserve"> </w:t>
      </w:r>
      <w:r w:rsidR="00701A02">
        <w:rPr>
          <w:lang w:val="es-ES"/>
        </w:rPr>
        <w:t>Los programas</w:t>
      </w:r>
      <w:r w:rsidR="00B93A7C">
        <w:rPr>
          <w:lang w:val="es-ES"/>
        </w:rPr>
        <w:t xml:space="preserve"> </w:t>
      </w:r>
      <w:r w:rsidR="004D0835">
        <w:rPr>
          <w:lang w:val="es-ES"/>
        </w:rPr>
        <w:t>software utilizadas son el Visual Studio 2022</w:t>
      </w:r>
      <w:r w:rsidR="00701A02">
        <w:rPr>
          <w:lang w:val="es-ES"/>
        </w:rPr>
        <w:t>,</w:t>
      </w:r>
      <w:r w:rsidR="004D0835">
        <w:rPr>
          <w:lang w:val="es-ES"/>
        </w:rPr>
        <w:t xml:space="preserve"> el selenium</w:t>
      </w:r>
      <w:r w:rsidR="00C24AAB">
        <w:rPr>
          <w:lang w:val="es-ES"/>
        </w:rPr>
        <w:t xml:space="preserve"> y el GitHub</w:t>
      </w:r>
      <w:r w:rsidR="00A365DE">
        <w:rPr>
          <w:lang w:val="es-ES"/>
        </w:rPr>
        <w:t>.</w:t>
      </w:r>
      <w:r w:rsidR="00DB417E" w:rsidRPr="00C24AAB">
        <w:rPr>
          <w:lang w:val="es-ES"/>
        </w:rPr>
        <w:t xml:space="preserve"> </w:t>
      </w:r>
      <w:r w:rsidR="00F2145A">
        <w:rPr>
          <w:lang w:val="es-ES"/>
        </w:rPr>
        <w:t xml:space="preserve">El proyecto está </w:t>
      </w:r>
      <w:r w:rsidR="00C24AAB">
        <w:rPr>
          <w:lang w:val="es-ES"/>
        </w:rPr>
        <w:t>compuesto de</w:t>
      </w:r>
      <w:r w:rsidR="00F2145A">
        <w:rPr>
          <w:lang w:val="es-ES"/>
        </w:rPr>
        <w:t xml:space="preserve"> archivos C Sharp, </w:t>
      </w:r>
      <w:r w:rsidR="00613A24">
        <w:rPr>
          <w:lang w:val="es-ES"/>
        </w:rPr>
        <w:t>razor y html.</w:t>
      </w:r>
    </w:p>
    <w:p w14:paraId="4EE8AAF1" w14:textId="77777777" w:rsidR="00C24AAB" w:rsidRPr="00F2145A" w:rsidRDefault="00C24AAB" w:rsidP="004F02E8">
      <w:pPr>
        <w:rPr>
          <w:lang w:val="es-ES"/>
        </w:rPr>
      </w:pPr>
    </w:p>
    <w:p w14:paraId="3A52C934" w14:textId="77777777" w:rsidR="004F02E8" w:rsidRPr="0079279D" w:rsidRDefault="004F02E8" w:rsidP="004F02E8">
      <w:pPr>
        <w:rPr>
          <w:lang w:val="es-ES"/>
        </w:rPr>
      </w:pP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31" w:name="_Toc278786572"/>
      <w:r w:rsidRPr="0079279D">
        <w:rPr>
          <w:lang w:val="es-ES"/>
        </w:rPr>
        <w:t>Seguridad</w:t>
      </w:r>
      <w:bookmarkEnd w:id="31"/>
    </w:p>
    <w:p w14:paraId="138DB85B" w14:textId="0F03BBBC" w:rsidR="008902EC" w:rsidRPr="008902EC" w:rsidRDefault="008902EC" w:rsidP="008902EC">
      <w:pPr>
        <w:rPr>
          <w:lang w:val="es-ES"/>
        </w:rPr>
      </w:pPr>
      <w:r>
        <w:rPr>
          <w:lang w:val="es-ES"/>
        </w:rPr>
        <w:t xml:space="preserve">Las medidas de seguridad que se aplican al proyecto son las que se </w:t>
      </w:r>
      <w:r w:rsidR="0064083D">
        <w:rPr>
          <w:lang w:val="es-ES"/>
        </w:rPr>
        <w:t>crea</w:t>
      </w:r>
      <w:r w:rsidR="00F50498">
        <w:rPr>
          <w:lang w:val="es-ES"/>
        </w:rPr>
        <w:t>n</w:t>
      </w:r>
      <w:r>
        <w:rPr>
          <w:lang w:val="es-ES"/>
        </w:rPr>
        <w:t xml:space="preserve"> en los </w:t>
      </w:r>
      <w:r w:rsidR="0035334D">
        <w:rPr>
          <w:lang w:val="es-ES"/>
        </w:rPr>
        <w:t xml:space="preserve">distintos </w:t>
      </w:r>
      <w:r>
        <w:rPr>
          <w:lang w:val="es-ES"/>
        </w:rPr>
        <w:t>controladores</w:t>
      </w:r>
      <w:r w:rsidR="00755F97">
        <w:rPr>
          <w:lang w:val="es-ES"/>
        </w:rPr>
        <w:t xml:space="preserve"> de la </w:t>
      </w:r>
      <w:r w:rsidR="0035334D">
        <w:rPr>
          <w:lang w:val="es-ES"/>
        </w:rPr>
        <w:t>API</w:t>
      </w:r>
      <w:r w:rsidR="00A55B72">
        <w:rPr>
          <w:lang w:val="es-ES"/>
        </w:rPr>
        <w:t>.</w:t>
      </w:r>
      <w:r w:rsidR="00B828B0">
        <w:rPr>
          <w:lang w:val="es-ES"/>
        </w:rPr>
        <w:t xml:space="preserve"> Controlan los datos que se pueden meter </w:t>
      </w:r>
      <w:r w:rsidR="001B7DE8">
        <w:rPr>
          <w:lang w:val="es-ES"/>
        </w:rPr>
        <w:t>e impone</w:t>
      </w:r>
      <w:r w:rsidR="009121D9">
        <w:rPr>
          <w:lang w:val="es-ES"/>
        </w:rPr>
        <w:t xml:space="preserve"> las</w:t>
      </w:r>
      <w:r w:rsidR="001B7DE8">
        <w:rPr>
          <w:lang w:val="es-ES"/>
        </w:rPr>
        <w:t xml:space="preserve"> restricciones</w:t>
      </w:r>
      <w:r w:rsidR="009121D9">
        <w:rPr>
          <w:lang w:val="es-ES"/>
        </w:rPr>
        <w:t xml:space="preserve"> necesarias</w:t>
      </w:r>
      <w:r w:rsidR="00395B61">
        <w:rPr>
          <w:lang w:val="es-ES"/>
        </w:rPr>
        <w:t xml:space="preserve"> para </w:t>
      </w:r>
      <w:r w:rsidR="00FE0DF4">
        <w:rPr>
          <w:lang w:val="es-ES"/>
        </w:rPr>
        <w:t xml:space="preserve">que </w:t>
      </w:r>
      <w:r w:rsidR="00ED150A">
        <w:rPr>
          <w:lang w:val="es-ES"/>
        </w:rPr>
        <w:t>la funcionalidad sea la esperada.</w:t>
      </w:r>
    </w:p>
    <w:p w14:paraId="0E6FCD13" w14:textId="77777777" w:rsidR="004F02E8" w:rsidRPr="0079279D" w:rsidRDefault="004F02E8" w:rsidP="004F02E8">
      <w:pPr>
        <w:rPr>
          <w:lang w:val="es-ES"/>
        </w:rPr>
      </w:pP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32" w:name="_Toc278786573"/>
      <w:r w:rsidRPr="0079279D">
        <w:rPr>
          <w:lang w:val="es-ES"/>
        </w:rPr>
        <w:t>Herramientas</w:t>
      </w:r>
      <w:bookmarkEnd w:id="32"/>
    </w:p>
    <w:p w14:paraId="0E6FCD15" w14:textId="2F6578B3" w:rsidR="004F02E8" w:rsidRPr="0079279D" w:rsidRDefault="0026461F" w:rsidP="004F02E8">
      <w:pPr>
        <w:rPr>
          <w:lang w:val="es-ES"/>
        </w:rPr>
      </w:pPr>
      <w:r>
        <w:rPr>
          <w:lang w:val="es-ES"/>
        </w:rPr>
        <w:t>Las herramientas empleadas en el proyecto</w:t>
      </w:r>
      <w:r w:rsidR="0063121E">
        <w:rPr>
          <w:lang w:val="es-ES"/>
        </w:rPr>
        <w:t xml:space="preserve"> son el Visual Studio 2022</w:t>
      </w:r>
      <w:r w:rsidR="00701A02">
        <w:rPr>
          <w:lang w:val="es-ES"/>
        </w:rPr>
        <w:t>,</w:t>
      </w:r>
      <w:r w:rsidR="00992705">
        <w:rPr>
          <w:lang w:val="es-ES"/>
        </w:rPr>
        <w:t xml:space="preserve"> </w:t>
      </w:r>
      <w:r w:rsidR="00552BEC">
        <w:rPr>
          <w:lang w:val="es-ES"/>
        </w:rPr>
        <w:t>S</w:t>
      </w:r>
      <w:r w:rsidR="00DF6B74">
        <w:rPr>
          <w:lang w:val="es-ES"/>
        </w:rPr>
        <w:t>ele</w:t>
      </w:r>
      <w:r w:rsidR="00203554">
        <w:rPr>
          <w:lang w:val="es-ES"/>
        </w:rPr>
        <w:t>nium</w:t>
      </w:r>
      <w:r w:rsidR="00701A02">
        <w:rPr>
          <w:lang w:val="es-ES"/>
        </w:rPr>
        <w:t xml:space="preserve"> y GitHub</w:t>
      </w:r>
      <w:r w:rsidR="00EA1139">
        <w:rPr>
          <w:lang w:val="es-ES"/>
        </w:rPr>
        <w:t>.</w:t>
      </w: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33" w:name="_Toc278786574"/>
      <w:r w:rsidRPr="0079279D">
        <w:rPr>
          <w:lang w:val="es-ES"/>
        </w:rPr>
        <w:t>Publicaciones</w:t>
      </w:r>
      <w:bookmarkEnd w:id="33"/>
    </w:p>
    <w:p w14:paraId="0F369BDA" w14:textId="4A1A6E85" w:rsidR="002A2025" w:rsidRPr="009377F5" w:rsidRDefault="008B6AC9" w:rsidP="002A2025">
      <w:pPr>
        <w:rPr>
          <w:u w:val="single"/>
          <w:lang w:val="es-ES"/>
        </w:rPr>
      </w:pPr>
      <w:r>
        <w:rPr>
          <w:lang w:val="es-ES"/>
        </w:rPr>
        <w:t xml:space="preserve">Las actualizaciones en el código se han ido publicando en un respositorio de GitHub. </w:t>
      </w:r>
      <w:r w:rsidR="00BF0065">
        <w:rPr>
          <w:lang w:val="es-ES"/>
        </w:rPr>
        <w:t xml:space="preserve">De esta forma se consigue </w:t>
      </w:r>
      <w:r w:rsidR="00907512">
        <w:rPr>
          <w:lang w:val="es-ES"/>
        </w:rPr>
        <w:t xml:space="preserve">una estructura y una cronología claras. Además, el uso de GitHub permite </w:t>
      </w:r>
      <w:r w:rsidR="00BF0065">
        <w:rPr>
          <w:lang w:val="es-ES"/>
        </w:rPr>
        <w:t xml:space="preserve">que </w:t>
      </w:r>
      <w:r w:rsidR="00907512">
        <w:rPr>
          <w:lang w:val="es-ES"/>
        </w:rPr>
        <w:t>el proyecto tenga back-ups</w:t>
      </w:r>
      <w:r w:rsidR="009377F5">
        <w:rPr>
          <w:lang w:val="es-ES"/>
        </w:rPr>
        <w:t>.</w:t>
      </w:r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34" w:name="_Toc278786575"/>
      <w:r w:rsidRPr="0079279D">
        <w:rPr>
          <w:lang w:val="es-ES"/>
        </w:rPr>
        <w:t>Responsabilidades.</w:t>
      </w:r>
      <w:bookmarkEnd w:id="34"/>
      <w:r w:rsidRPr="0079279D">
        <w:rPr>
          <w:lang w:val="es-ES"/>
        </w:rPr>
        <w:t xml:space="preserve"> </w:t>
      </w:r>
    </w:p>
    <w:p w14:paraId="786E1D6B" w14:textId="2971BDE4" w:rsidR="00CE7F7D" w:rsidRDefault="00CE7F7D" w:rsidP="00083B30">
      <w:pPr>
        <w:rPr>
          <w:lang w:val="es-ES"/>
        </w:rPr>
      </w:pPr>
      <w:r>
        <w:rPr>
          <w:lang w:val="es-ES"/>
        </w:rPr>
        <w:t xml:space="preserve">En este proyecto, las responsabilidades y cargos </w:t>
      </w:r>
      <w:r w:rsidR="008C3EBE">
        <w:rPr>
          <w:lang w:val="es-ES"/>
        </w:rPr>
        <w:t xml:space="preserve">han sido asumidos de manera conjunta por los tres integrantes del equipo. Todos los miembros </w:t>
      </w:r>
      <w:r w:rsidR="005C0697">
        <w:rPr>
          <w:lang w:val="es-ES"/>
        </w:rPr>
        <w:t>tienen la capacidad y el conocimiento de trabajar en las siguientes áreas:</w:t>
      </w:r>
    </w:p>
    <w:p w14:paraId="2F0E42FB" w14:textId="77777777" w:rsidR="00E7485B" w:rsidRDefault="00E7485B" w:rsidP="00083B30">
      <w:pPr>
        <w:rPr>
          <w:lang w:val="es-ES"/>
        </w:rPr>
      </w:pPr>
    </w:p>
    <w:p w14:paraId="7A7E583D" w14:textId="186CB3E7" w:rsidR="005C0697" w:rsidRDefault="00E7485B" w:rsidP="00E7485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Selección de Casos de Uso: Seleccionamos entre los tres integrantes los Casos de Uso que queríamos implementar</w:t>
      </w:r>
      <w:r w:rsidR="00882140">
        <w:rPr>
          <w:lang w:val="es-ES"/>
        </w:rPr>
        <w:t>, dejando fuera las Reseñas.</w:t>
      </w:r>
    </w:p>
    <w:p w14:paraId="7B3C7316" w14:textId="3B5D0618" w:rsidR="00882140" w:rsidRDefault="00882140" w:rsidP="00E7485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lastRenderedPageBreak/>
        <w:t>Estrategia.</w:t>
      </w:r>
    </w:p>
    <w:p w14:paraId="2C7C91C2" w14:textId="4043E09E" w:rsidR="00882140" w:rsidRDefault="00F0271A" w:rsidP="00E7485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Ejecución de Pruebas.</w:t>
      </w:r>
    </w:p>
    <w:p w14:paraId="13C26FD6" w14:textId="5F863C2C" w:rsidR="00F0271A" w:rsidRDefault="00D16C73" w:rsidP="00E7485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Reportar Fallos.</w:t>
      </w:r>
    </w:p>
    <w:p w14:paraId="33A22E97" w14:textId="171B925D" w:rsidR="00D16C73" w:rsidRDefault="00BA345E" w:rsidP="00E7485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Solucionar Conflictos.</w:t>
      </w:r>
    </w:p>
    <w:p w14:paraId="58D54D70" w14:textId="34774567" w:rsidR="00BA345E" w:rsidRPr="00E7485B" w:rsidRDefault="00BA345E" w:rsidP="00E7485B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Aprobaciones por Votación.</w:t>
      </w: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35" w:name="_Toc278786576"/>
      <w:r w:rsidRPr="0079279D">
        <w:rPr>
          <w:lang w:val="es-ES"/>
        </w:rPr>
        <w:t>Aprobación</w:t>
      </w:r>
      <w:bookmarkEnd w:id="1"/>
      <w:bookmarkEnd w:id="2"/>
      <w:bookmarkEnd w:id="35"/>
    </w:p>
    <w:p w14:paraId="7C32FF42" w14:textId="2CC11286" w:rsidR="003C339A" w:rsidRDefault="000D442B" w:rsidP="000D442B">
      <w:pPr>
        <w:rPr>
          <w:lang w:val="es-ES"/>
        </w:rPr>
      </w:pPr>
      <w:r w:rsidRPr="000D442B">
        <w:rPr>
          <w:lang w:val="es-ES"/>
        </w:rPr>
        <w:t>Los siguientes grupos son responsables de distintas partes del proceso de prueba</w:t>
      </w:r>
      <w:r w:rsidR="003C339A">
        <w:rPr>
          <w:lang w:val="es-ES"/>
        </w:rPr>
        <w:t>:</w:t>
      </w:r>
    </w:p>
    <w:p w14:paraId="6EC0406C" w14:textId="77777777" w:rsidR="0046235B" w:rsidRPr="000D442B" w:rsidRDefault="0046235B" w:rsidP="000D442B">
      <w:pPr>
        <w:rPr>
          <w:lang w:val="es-ES"/>
        </w:rPr>
      </w:pPr>
    </w:p>
    <w:p w14:paraId="0C204FC8" w14:textId="5FAF2BC6" w:rsidR="000D442B" w:rsidRPr="000D442B" w:rsidRDefault="000D442B" w:rsidP="000D442B">
      <w:pPr>
        <w:jc w:val="left"/>
        <w:rPr>
          <w:lang w:val="es-ES"/>
        </w:rPr>
      </w:pPr>
      <w:r>
        <w:rPr>
          <w:b/>
          <w:bCs/>
          <w:lang w:val="es-ES"/>
        </w:rPr>
        <w:t>12.1</w:t>
      </w:r>
      <w:r>
        <w:rPr>
          <w:b/>
          <w:bCs/>
          <w:lang w:val="es-ES"/>
        </w:rPr>
        <w:tab/>
      </w:r>
      <w:r w:rsidRPr="000D442B">
        <w:rPr>
          <w:b/>
          <w:bCs/>
          <w:lang w:val="es-ES"/>
        </w:rPr>
        <w:t>Grupo de pruebas del sistema.</w:t>
      </w:r>
      <w:r w:rsidRPr="000D442B">
        <w:rPr>
          <w:lang w:val="es-ES"/>
        </w:rPr>
        <w:br/>
        <w:t>Este grupo se encarga de la gestión general del proceso de pruebas y aporta la experiencia técnica necesaria para llevarlas a cabo.</w:t>
      </w:r>
    </w:p>
    <w:p w14:paraId="151BBF61" w14:textId="77777777" w:rsidR="0046235B" w:rsidRPr="000D442B" w:rsidRDefault="0046235B" w:rsidP="000D442B">
      <w:pPr>
        <w:jc w:val="left"/>
        <w:rPr>
          <w:lang w:val="es-ES"/>
        </w:rPr>
      </w:pPr>
    </w:p>
    <w:p w14:paraId="4EA169EC" w14:textId="2E9E11E1" w:rsidR="000D442B" w:rsidRPr="000D442B" w:rsidRDefault="000D442B" w:rsidP="003C339A">
      <w:pPr>
        <w:jc w:val="left"/>
        <w:rPr>
          <w:lang w:val="es-ES"/>
        </w:rPr>
      </w:pPr>
      <w:r>
        <w:rPr>
          <w:b/>
          <w:bCs/>
          <w:lang w:val="es-ES"/>
        </w:rPr>
        <w:t>12.2</w:t>
      </w:r>
      <w:r>
        <w:rPr>
          <w:b/>
          <w:bCs/>
          <w:lang w:val="es-ES"/>
        </w:rPr>
        <w:tab/>
      </w:r>
      <w:r w:rsidRPr="000D442B">
        <w:rPr>
          <w:b/>
          <w:bCs/>
          <w:lang w:val="es-ES"/>
        </w:rPr>
        <w:t>Departamento de nómina corporativa.</w:t>
      </w:r>
      <w:r w:rsidRPr="000D442B">
        <w:rPr>
          <w:lang w:val="es-ES"/>
        </w:rPr>
        <w:br/>
        <w:t>Este grupo es el usuario final del Sistema de Nómina Corporativa y brindará apoyo al grupo de pruebas en las siguientes actividades:</w:t>
      </w:r>
    </w:p>
    <w:p w14:paraId="21695A67" w14:textId="77777777" w:rsidR="000D442B" w:rsidRPr="000D442B" w:rsidRDefault="000D442B" w:rsidP="000D442B">
      <w:pPr>
        <w:numPr>
          <w:ilvl w:val="0"/>
          <w:numId w:val="3"/>
        </w:numPr>
        <w:rPr>
          <w:lang w:val="es-ES"/>
        </w:rPr>
      </w:pPr>
      <w:r w:rsidRPr="000D442B">
        <w:rPr>
          <w:lang w:val="es-ES"/>
        </w:rPr>
        <w:t>Revisión de las especificaciones de diseño de las pruebas.</w:t>
      </w:r>
    </w:p>
    <w:p w14:paraId="61BDE8D3" w14:textId="77777777" w:rsidR="000D442B" w:rsidRPr="000D442B" w:rsidRDefault="000D442B" w:rsidP="000D442B">
      <w:pPr>
        <w:numPr>
          <w:ilvl w:val="0"/>
          <w:numId w:val="3"/>
        </w:numPr>
        <w:rPr>
          <w:lang w:val="es-ES"/>
        </w:rPr>
      </w:pPr>
      <w:r w:rsidRPr="000D442B">
        <w:rPr>
          <w:lang w:val="es-ES"/>
        </w:rPr>
        <w:t>Ejecución de las pruebas en línea.</w:t>
      </w:r>
    </w:p>
    <w:p w14:paraId="4D99C476" w14:textId="77777777" w:rsidR="000D442B" w:rsidRPr="000D442B" w:rsidRDefault="000D442B" w:rsidP="000D442B">
      <w:pPr>
        <w:numPr>
          <w:ilvl w:val="0"/>
          <w:numId w:val="3"/>
        </w:numPr>
        <w:rPr>
          <w:lang w:val="es-ES"/>
        </w:rPr>
      </w:pPr>
      <w:r w:rsidRPr="000D442B">
        <w:rPr>
          <w:lang w:val="es-ES"/>
        </w:rPr>
        <w:t>Verificación de las pantallas y de los informes generados.</w:t>
      </w:r>
    </w:p>
    <w:p w14:paraId="40A2B9C7" w14:textId="77777777" w:rsidR="0046235B" w:rsidRPr="000D442B" w:rsidRDefault="0046235B" w:rsidP="0046235B">
      <w:pPr>
        <w:rPr>
          <w:lang w:val="es-ES"/>
        </w:rPr>
      </w:pPr>
    </w:p>
    <w:p w14:paraId="1F12CC98" w14:textId="1BEE9EA5" w:rsidR="000D442B" w:rsidRPr="000D442B" w:rsidRDefault="00615D7B" w:rsidP="003C339A">
      <w:pPr>
        <w:jc w:val="left"/>
        <w:rPr>
          <w:lang w:val="es-ES"/>
        </w:rPr>
      </w:pPr>
      <w:r>
        <w:rPr>
          <w:b/>
          <w:bCs/>
          <w:lang w:val="es-ES"/>
        </w:rPr>
        <w:t>12.3</w:t>
      </w:r>
      <w:r w:rsidR="00A84509">
        <w:rPr>
          <w:b/>
          <w:bCs/>
          <w:lang w:val="es-ES"/>
        </w:rPr>
        <w:tab/>
      </w:r>
      <w:r w:rsidR="000D442B" w:rsidRPr="000D442B">
        <w:rPr>
          <w:b/>
          <w:bCs/>
          <w:lang w:val="es-ES"/>
        </w:rPr>
        <w:t>Grupo del proyecto de desarrollo.</w:t>
      </w:r>
      <w:r w:rsidR="000D442B" w:rsidRPr="000D442B">
        <w:rPr>
          <w:lang w:val="es-ES"/>
        </w:rPr>
        <w:br/>
        <w:t>Este grupo entrega el sistema que será probado y responde a los informes de incidencias del sistema de pruebas. También realiza la depuración de los programas cuando sea necesario y proporciona el auditor de base de datos.</w:t>
      </w:r>
    </w:p>
    <w:p w14:paraId="7EC674A0" w14:textId="77777777" w:rsidR="00D56892" w:rsidRDefault="00D56892" w:rsidP="000D442B">
      <w:pPr>
        <w:rPr>
          <w:lang w:val="es-ES"/>
        </w:rPr>
      </w:pPr>
    </w:p>
    <w:p w14:paraId="0E6FCD1B" w14:textId="6330A4B2" w:rsidR="004F02E8" w:rsidRPr="002E7379" w:rsidRDefault="00AB73B4" w:rsidP="004F02E8">
      <w:pPr>
        <w:rPr>
          <w:u w:val="single"/>
          <w:lang w:val="es-ES"/>
        </w:rPr>
      </w:pPr>
      <w:r>
        <w:rPr>
          <w:lang w:val="es-ES"/>
        </w:rPr>
        <w:t xml:space="preserve">En ese </w:t>
      </w:r>
      <w:r w:rsidR="00B85B77">
        <w:rPr>
          <w:lang w:val="es-ES"/>
        </w:rPr>
        <w:t>proyecto</w:t>
      </w:r>
      <w:r>
        <w:rPr>
          <w:lang w:val="es-ES"/>
        </w:rPr>
        <w:t xml:space="preserve">, los tres participantes han formado parte de </w:t>
      </w:r>
      <w:r w:rsidR="00656F6F">
        <w:rPr>
          <w:lang w:val="es-ES"/>
        </w:rPr>
        <w:t xml:space="preserve">todos </w:t>
      </w:r>
      <w:r>
        <w:rPr>
          <w:lang w:val="es-ES"/>
        </w:rPr>
        <w:t>los grupos</w:t>
      </w:r>
      <w:r w:rsidR="00B85B77">
        <w:rPr>
          <w:lang w:val="es-ES"/>
        </w:rPr>
        <w:t>.</w:t>
      </w:r>
    </w:p>
    <w:sectPr w:rsidR="004F02E8" w:rsidRPr="002E7379" w:rsidSect="006961A9">
      <w:pgSz w:w="12240" w:h="15840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5B24" w14:textId="77777777" w:rsidR="006F1FD2" w:rsidRDefault="006F1FD2" w:rsidP="00847243">
      <w:pPr>
        <w:spacing w:line="240" w:lineRule="auto"/>
      </w:pPr>
      <w:r>
        <w:separator/>
      </w:r>
    </w:p>
  </w:endnote>
  <w:endnote w:type="continuationSeparator" w:id="0">
    <w:p w14:paraId="5181A09F" w14:textId="77777777" w:rsidR="006F1FD2" w:rsidRDefault="006F1FD2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E6E23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8B477E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8B477E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8B477E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8B477E" w:rsidRDefault="008B47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00000" w14:paraId="0EF63AF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072E7B" w14:textId="77777777" w:rsidR="006420DB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28ED790" w14:textId="77777777" w:rsidR="006420DB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4E726E">
              <w:t>RAMONETA</w:t>
            </w:r>
            <w:r>
              <w:t>&gt;</w:t>
            </w:r>
          </w:fldSimple>
          <w:r>
            <w:t>, 20</w:t>
          </w:r>
          <w:r w:rsidR="004E726E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CF06F99" w14:textId="77777777" w:rsidR="006420DB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173FFAC8" w14:textId="77777777" w:rsidR="006420DB" w:rsidRDefault="006420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E6E23" w:rsidRPr="009507AF" w14:paraId="0E6FCD36" w14:textId="77777777">
      <w:trPr>
        <w:del w:id="12" w:author="PABLO RAMÓN PALAREA" w:date="2025-12-17T20:43:00Z" w16du:dateUtc="2025-12-17T19:43:00Z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8B477E" w:rsidRPr="009507AF" w:rsidRDefault="001D76E1">
          <w:pPr>
            <w:ind w:right="360"/>
            <w:rPr>
              <w:del w:id="13" w:author="PABLO RAMÓN PALAREA" w:date="2025-12-17T20:43:00Z" w16du:dateUtc="2025-12-17T19:43:00Z"/>
            </w:rPr>
          </w:pPr>
          <w:del w:id="14" w:author="PABLO RAMÓN PALAREA" w:date="2025-12-17T20:43:00Z" w16du:dateUtc="2025-12-17T19:43:00Z">
            <w:r w:rsidRPr="009507AF">
              <w:delText>Confidential</w:delText>
            </w:r>
          </w:del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48D6DAF1" w:rsidR="008B477E" w:rsidRPr="009507AF" w:rsidRDefault="001D76E1">
          <w:pPr>
            <w:jc w:val="center"/>
            <w:rPr>
              <w:del w:id="15" w:author="PABLO RAMÓN PALAREA" w:date="2025-12-17T20:43:00Z" w16du:dateUtc="2025-12-17T19:43:00Z"/>
            </w:rPr>
          </w:pPr>
          <w:del w:id="16" w:author="PABLO RAMÓN PALAREA" w:date="2025-12-17T20:43:00Z" w16du:dateUtc="2025-12-17T19:43:00Z">
            <w:r w:rsidRPr="009507AF">
              <w:sym w:font="Symbol" w:char="F0D3"/>
            </w:r>
            <w:r w:rsidRPr="009507AF">
              <w:fldChar w:fldCharType="begin"/>
            </w:r>
            <w:r w:rsidRPr="009507AF">
              <w:delInstrText xml:space="preserve"> DOCPROPERTY "Company"  \* MERGEFORMAT </w:delInstrText>
            </w:r>
            <w:r w:rsidRPr="009507AF">
              <w:fldChar w:fldCharType="separate"/>
            </w:r>
            <w:r w:rsidRPr="009507AF">
              <w:delText>&lt;</w:delText>
            </w:r>
            <w:r w:rsidR="004E726E" w:rsidRPr="009507AF">
              <w:delText>RAMONETA</w:delText>
            </w:r>
            <w:r w:rsidRPr="009507AF">
              <w:delText>&gt;</w:delText>
            </w:r>
            <w:r w:rsidRPr="009507AF">
              <w:fldChar w:fldCharType="end"/>
            </w:r>
            <w:r w:rsidRPr="009507AF">
              <w:delText>, 20</w:delText>
            </w:r>
            <w:r w:rsidR="004E726E" w:rsidRPr="009507AF">
              <w:delText>25</w:delText>
            </w:r>
          </w:del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8B477E" w:rsidRPr="009507AF" w:rsidRDefault="00436BC9">
          <w:pPr>
            <w:jc w:val="right"/>
            <w:rPr>
              <w:del w:id="17" w:author="PABLO RAMÓN PALAREA" w:date="2025-12-17T20:43:00Z" w16du:dateUtc="2025-12-17T19:43:00Z"/>
            </w:rPr>
          </w:pPr>
          <w:del w:id="18" w:author="PABLO RAMÓN PALAREA" w:date="2025-12-17T20:43:00Z" w16du:dateUtc="2025-12-17T19:43:00Z">
            <w:r w:rsidRPr="009507AF">
              <w:rPr>
                <w:rStyle w:val="Nmerodepgina"/>
              </w:rPr>
              <w:fldChar w:fldCharType="begin"/>
            </w:r>
            <w:r w:rsidR="001D76E1" w:rsidRPr="009507AF">
              <w:rPr>
                <w:rStyle w:val="Nmerodepgina"/>
              </w:rPr>
              <w:delInstrText xml:space="preserve"> PAGE </w:delInstrText>
            </w:r>
            <w:r w:rsidRPr="009507AF">
              <w:rPr>
                <w:rStyle w:val="Nmerodepgina"/>
              </w:rPr>
              <w:fldChar w:fldCharType="separate"/>
            </w:r>
            <w:r w:rsidR="0079279D" w:rsidRPr="009507AF">
              <w:rPr>
                <w:rStyle w:val="Nmerodepgina"/>
                <w:noProof/>
              </w:rPr>
              <w:delText>2</w:delText>
            </w:r>
            <w:r w:rsidRPr="009507AF">
              <w:rPr>
                <w:rStyle w:val="Nmerodepgina"/>
              </w:rPr>
              <w:fldChar w:fldCharType="end"/>
            </w:r>
          </w:del>
        </w:p>
      </w:tc>
    </w:tr>
  </w:tbl>
  <w:p w14:paraId="115F2863" w14:textId="77777777" w:rsidR="00651F53" w:rsidRPr="009507AF" w:rsidRDefault="00651F53">
    <w:pPr>
      <w:pStyle w:val="Piedepgina"/>
      <w:rPr>
        <w:strike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C999" w14:textId="77777777" w:rsidR="006F1FD2" w:rsidRDefault="006F1FD2" w:rsidP="00847243">
      <w:pPr>
        <w:spacing w:line="240" w:lineRule="auto"/>
      </w:pPr>
      <w:r>
        <w:separator/>
      </w:r>
    </w:p>
  </w:footnote>
  <w:footnote w:type="continuationSeparator" w:id="0">
    <w:p w14:paraId="725DF7DF" w14:textId="77777777" w:rsidR="006F1FD2" w:rsidRDefault="006F1FD2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8B477E" w:rsidRDefault="008B477E">
    <w:pPr>
      <w:rPr>
        <w:sz w:val="24"/>
      </w:rPr>
    </w:pPr>
  </w:p>
  <w:p w14:paraId="0E6FCD21" w14:textId="77777777" w:rsidR="008B477E" w:rsidRDefault="008B477E">
    <w:pPr>
      <w:pBdr>
        <w:top w:val="single" w:sz="6" w:space="1" w:color="auto"/>
      </w:pBdr>
      <w:rPr>
        <w:sz w:val="24"/>
      </w:rPr>
    </w:pPr>
  </w:p>
  <w:p w14:paraId="0E6FCD22" w14:textId="4025B0B3" w:rsidR="008B477E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EC59F5">
        <w:rPr>
          <w:rFonts w:ascii="Arial" w:hAnsi="Arial"/>
          <w:b/>
          <w:sz w:val="36"/>
        </w:rPr>
        <w:t>RAMONETA</w:t>
      </w:r>
      <w:r>
        <w:rPr>
          <w:rFonts w:ascii="Arial" w:hAnsi="Arial"/>
          <w:b/>
          <w:sz w:val="36"/>
        </w:rPr>
        <w:t>&gt;</w:t>
      </w:r>
    </w:fldSimple>
  </w:p>
  <w:p w14:paraId="0E6FCD23" w14:textId="77777777" w:rsidR="008B477E" w:rsidRDefault="008B477E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8B477E" w:rsidRDefault="008B47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E6E23" w14:paraId="0E6FCD27" w14:textId="77777777">
      <w:tc>
        <w:tcPr>
          <w:tcW w:w="6379" w:type="dxa"/>
        </w:tcPr>
        <w:p w14:paraId="0E6FCD25" w14:textId="77777777" w:rsidR="008B477E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7ED921A0" w:rsidR="008B477E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</w:t>
          </w:r>
          <w:r w:rsidR="007262B9">
            <w:t>ó</w:t>
          </w:r>
          <w:r>
            <w:t>n:           &lt;1.</w:t>
          </w:r>
          <w:r w:rsidR="00861524">
            <w:t>1</w:t>
          </w:r>
          <w:r>
            <w:t>&gt;</w:t>
          </w:r>
        </w:p>
      </w:tc>
    </w:tr>
    <w:tr w:rsidR="000E6E23" w14:paraId="0E6FCD2A" w14:textId="77777777">
      <w:tc>
        <w:tcPr>
          <w:tcW w:w="6379" w:type="dxa"/>
        </w:tcPr>
        <w:p w14:paraId="0E6FCD28" w14:textId="77777777" w:rsidR="008B477E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>Plan de Pruebas</w:t>
          </w:r>
          <w:r>
            <w:fldChar w:fldCharType="end"/>
          </w:r>
        </w:p>
      </w:tc>
      <w:tc>
        <w:tcPr>
          <w:tcW w:w="3179" w:type="dxa"/>
        </w:tcPr>
        <w:p w14:paraId="0E6FCD29" w14:textId="2209FBD5" w:rsidR="008B477E" w:rsidRDefault="001D76E1" w:rsidP="000E6E23">
          <w:r>
            <w:t xml:space="preserve">  Fecha:  &lt;</w:t>
          </w:r>
          <w:r w:rsidR="00413B74">
            <w:t>17/12</w:t>
          </w:r>
          <w:r>
            <w:t>/</w:t>
          </w:r>
          <w:r w:rsidR="00413B74">
            <w:t>25</w:t>
          </w:r>
          <w:r>
            <w:t>&gt;</w:t>
          </w:r>
        </w:p>
      </w:tc>
    </w:tr>
    <w:tr w:rsidR="000E6E23" w14:paraId="0E6FCD2C" w14:textId="77777777">
      <w:tc>
        <w:tcPr>
          <w:tcW w:w="9558" w:type="dxa"/>
          <w:gridSpan w:val="2"/>
        </w:tcPr>
        <w:p w14:paraId="0E6FCD2B" w14:textId="5AD45F2D" w:rsidR="008B477E" w:rsidRDefault="001D76E1">
          <w:r>
            <w:t>&lt;</w:t>
          </w:r>
          <w:r w:rsidR="00413B74">
            <w:t>RAMONETA</w:t>
          </w:r>
          <w:r>
            <w:t>&gt;</w:t>
          </w:r>
        </w:p>
      </w:tc>
    </w:tr>
  </w:tbl>
  <w:p w14:paraId="0E6FCD2D" w14:textId="77777777" w:rsidR="008B477E" w:rsidRDefault="008B47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1925309"/>
    <w:multiLevelType w:val="hybridMultilevel"/>
    <w:tmpl w:val="843A1514"/>
    <w:lvl w:ilvl="0" w:tplc="D270AE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84DC4"/>
    <w:multiLevelType w:val="multilevel"/>
    <w:tmpl w:val="348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D71CC5"/>
    <w:multiLevelType w:val="hybridMultilevel"/>
    <w:tmpl w:val="B9848BC4"/>
    <w:lvl w:ilvl="0" w:tplc="D270AE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030445273">
    <w:abstractNumId w:val="3"/>
  </w:num>
  <w:num w:numId="4" w16cid:durableId="2052727679">
    <w:abstractNumId w:val="4"/>
  </w:num>
  <w:num w:numId="5" w16cid:durableId="1806242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020F7"/>
    <w:rsid w:val="000077CE"/>
    <w:rsid w:val="000077E8"/>
    <w:rsid w:val="0001317B"/>
    <w:rsid w:val="000136E1"/>
    <w:rsid w:val="00016924"/>
    <w:rsid w:val="00016B69"/>
    <w:rsid w:val="00020F24"/>
    <w:rsid w:val="000214B7"/>
    <w:rsid w:val="0003088F"/>
    <w:rsid w:val="00033C0D"/>
    <w:rsid w:val="00040F5F"/>
    <w:rsid w:val="00042F80"/>
    <w:rsid w:val="00044E7F"/>
    <w:rsid w:val="00046129"/>
    <w:rsid w:val="00050F4B"/>
    <w:rsid w:val="00051C69"/>
    <w:rsid w:val="0005761D"/>
    <w:rsid w:val="00061084"/>
    <w:rsid w:val="00061FB5"/>
    <w:rsid w:val="00063867"/>
    <w:rsid w:val="00063ABB"/>
    <w:rsid w:val="00063C18"/>
    <w:rsid w:val="000642CC"/>
    <w:rsid w:val="000666EC"/>
    <w:rsid w:val="00074E7C"/>
    <w:rsid w:val="00075376"/>
    <w:rsid w:val="00075695"/>
    <w:rsid w:val="000807C4"/>
    <w:rsid w:val="00082708"/>
    <w:rsid w:val="00083B30"/>
    <w:rsid w:val="00091323"/>
    <w:rsid w:val="00092F79"/>
    <w:rsid w:val="000953DE"/>
    <w:rsid w:val="000972BD"/>
    <w:rsid w:val="000A0C18"/>
    <w:rsid w:val="000A398A"/>
    <w:rsid w:val="000A6E04"/>
    <w:rsid w:val="000B3D25"/>
    <w:rsid w:val="000B415D"/>
    <w:rsid w:val="000B5B49"/>
    <w:rsid w:val="000C0B69"/>
    <w:rsid w:val="000C6176"/>
    <w:rsid w:val="000D2328"/>
    <w:rsid w:val="000D442B"/>
    <w:rsid w:val="000D4D1E"/>
    <w:rsid w:val="000D4E02"/>
    <w:rsid w:val="000D7563"/>
    <w:rsid w:val="000E467E"/>
    <w:rsid w:val="000E6E23"/>
    <w:rsid w:val="000E738F"/>
    <w:rsid w:val="000E7848"/>
    <w:rsid w:val="000F2EA7"/>
    <w:rsid w:val="000F4EBD"/>
    <w:rsid w:val="0011051D"/>
    <w:rsid w:val="00110DC1"/>
    <w:rsid w:val="00112183"/>
    <w:rsid w:val="00116805"/>
    <w:rsid w:val="00120574"/>
    <w:rsid w:val="00124479"/>
    <w:rsid w:val="00124889"/>
    <w:rsid w:val="0012523B"/>
    <w:rsid w:val="00125538"/>
    <w:rsid w:val="00126ADB"/>
    <w:rsid w:val="00130E68"/>
    <w:rsid w:val="00131B5E"/>
    <w:rsid w:val="00132B6F"/>
    <w:rsid w:val="00134796"/>
    <w:rsid w:val="0014076A"/>
    <w:rsid w:val="00144AE5"/>
    <w:rsid w:val="0014575D"/>
    <w:rsid w:val="00147847"/>
    <w:rsid w:val="00152256"/>
    <w:rsid w:val="001533F1"/>
    <w:rsid w:val="0015579D"/>
    <w:rsid w:val="0016292A"/>
    <w:rsid w:val="0016378C"/>
    <w:rsid w:val="001649AE"/>
    <w:rsid w:val="001715A5"/>
    <w:rsid w:val="001738B1"/>
    <w:rsid w:val="00174B07"/>
    <w:rsid w:val="00175A9D"/>
    <w:rsid w:val="0018371D"/>
    <w:rsid w:val="00184BC7"/>
    <w:rsid w:val="00184CFA"/>
    <w:rsid w:val="00187837"/>
    <w:rsid w:val="0019479F"/>
    <w:rsid w:val="00195D51"/>
    <w:rsid w:val="001961A3"/>
    <w:rsid w:val="001A03DE"/>
    <w:rsid w:val="001A0BE2"/>
    <w:rsid w:val="001A4742"/>
    <w:rsid w:val="001A5AD2"/>
    <w:rsid w:val="001A7968"/>
    <w:rsid w:val="001B4FB4"/>
    <w:rsid w:val="001B7DE8"/>
    <w:rsid w:val="001C0397"/>
    <w:rsid w:val="001C5414"/>
    <w:rsid w:val="001D00B2"/>
    <w:rsid w:val="001D0767"/>
    <w:rsid w:val="001D309F"/>
    <w:rsid w:val="001D31E4"/>
    <w:rsid w:val="001D40D7"/>
    <w:rsid w:val="001D5D81"/>
    <w:rsid w:val="001D76E1"/>
    <w:rsid w:val="001E0165"/>
    <w:rsid w:val="001E1FC3"/>
    <w:rsid w:val="001E4E40"/>
    <w:rsid w:val="001E5860"/>
    <w:rsid w:val="001F5BA7"/>
    <w:rsid w:val="001F6075"/>
    <w:rsid w:val="001F6AC1"/>
    <w:rsid w:val="001F73BF"/>
    <w:rsid w:val="00200F00"/>
    <w:rsid w:val="00202168"/>
    <w:rsid w:val="0020271C"/>
    <w:rsid w:val="00203554"/>
    <w:rsid w:val="002279F9"/>
    <w:rsid w:val="00227C68"/>
    <w:rsid w:val="002330A7"/>
    <w:rsid w:val="00233215"/>
    <w:rsid w:val="00233F09"/>
    <w:rsid w:val="00236777"/>
    <w:rsid w:val="00241C11"/>
    <w:rsid w:val="00243A4B"/>
    <w:rsid w:val="002441FA"/>
    <w:rsid w:val="002469FC"/>
    <w:rsid w:val="0025306B"/>
    <w:rsid w:val="00254D5E"/>
    <w:rsid w:val="00255D37"/>
    <w:rsid w:val="00256D29"/>
    <w:rsid w:val="00260944"/>
    <w:rsid w:val="0026461F"/>
    <w:rsid w:val="00264FF5"/>
    <w:rsid w:val="0026515D"/>
    <w:rsid w:val="00266724"/>
    <w:rsid w:val="002677FE"/>
    <w:rsid w:val="00273D59"/>
    <w:rsid w:val="0027435F"/>
    <w:rsid w:val="002762EA"/>
    <w:rsid w:val="002775CD"/>
    <w:rsid w:val="00277B11"/>
    <w:rsid w:val="00284EBE"/>
    <w:rsid w:val="00286F90"/>
    <w:rsid w:val="0029045F"/>
    <w:rsid w:val="002927B5"/>
    <w:rsid w:val="002931DF"/>
    <w:rsid w:val="002A1986"/>
    <w:rsid w:val="002A1BBA"/>
    <w:rsid w:val="002A2025"/>
    <w:rsid w:val="002A2632"/>
    <w:rsid w:val="002A72B1"/>
    <w:rsid w:val="002B17A7"/>
    <w:rsid w:val="002B64AB"/>
    <w:rsid w:val="002C086E"/>
    <w:rsid w:val="002C2BED"/>
    <w:rsid w:val="002C3793"/>
    <w:rsid w:val="002C531D"/>
    <w:rsid w:val="002C7D4A"/>
    <w:rsid w:val="002D2E5B"/>
    <w:rsid w:val="002D5D68"/>
    <w:rsid w:val="002E0133"/>
    <w:rsid w:val="002E21E7"/>
    <w:rsid w:val="002E7379"/>
    <w:rsid w:val="002F496E"/>
    <w:rsid w:val="002F4EB5"/>
    <w:rsid w:val="002F6CFB"/>
    <w:rsid w:val="00301A69"/>
    <w:rsid w:val="00303F1D"/>
    <w:rsid w:val="0031240B"/>
    <w:rsid w:val="003127FC"/>
    <w:rsid w:val="00315FE8"/>
    <w:rsid w:val="0031698A"/>
    <w:rsid w:val="00317ECC"/>
    <w:rsid w:val="00320B2B"/>
    <w:rsid w:val="00324E33"/>
    <w:rsid w:val="00324EA7"/>
    <w:rsid w:val="003252A4"/>
    <w:rsid w:val="0033161D"/>
    <w:rsid w:val="00335E04"/>
    <w:rsid w:val="00335FA2"/>
    <w:rsid w:val="00336768"/>
    <w:rsid w:val="00337E85"/>
    <w:rsid w:val="00340AF2"/>
    <w:rsid w:val="003505EB"/>
    <w:rsid w:val="00350D4D"/>
    <w:rsid w:val="0035334D"/>
    <w:rsid w:val="00353598"/>
    <w:rsid w:val="00353744"/>
    <w:rsid w:val="00354B1B"/>
    <w:rsid w:val="00354EDD"/>
    <w:rsid w:val="00360B77"/>
    <w:rsid w:val="003626CB"/>
    <w:rsid w:val="003727A6"/>
    <w:rsid w:val="00373CD5"/>
    <w:rsid w:val="00377BE8"/>
    <w:rsid w:val="00377EB6"/>
    <w:rsid w:val="00381304"/>
    <w:rsid w:val="00381F7C"/>
    <w:rsid w:val="0038465F"/>
    <w:rsid w:val="00386777"/>
    <w:rsid w:val="00390273"/>
    <w:rsid w:val="00391523"/>
    <w:rsid w:val="00391E6F"/>
    <w:rsid w:val="003931DB"/>
    <w:rsid w:val="003959D1"/>
    <w:rsid w:val="00395B61"/>
    <w:rsid w:val="00395C6A"/>
    <w:rsid w:val="003977EC"/>
    <w:rsid w:val="003A2ED2"/>
    <w:rsid w:val="003A4AD8"/>
    <w:rsid w:val="003A78D1"/>
    <w:rsid w:val="003C1883"/>
    <w:rsid w:val="003C339A"/>
    <w:rsid w:val="003C40E1"/>
    <w:rsid w:val="003D07E1"/>
    <w:rsid w:val="003D1660"/>
    <w:rsid w:val="003D3A54"/>
    <w:rsid w:val="003D4950"/>
    <w:rsid w:val="003D51C2"/>
    <w:rsid w:val="003E0905"/>
    <w:rsid w:val="003E0EF0"/>
    <w:rsid w:val="003E1DBF"/>
    <w:rsid w:val="003E354A"/>
    <w:rsid w:val="003E557D"/>
    <w:rsid w:val="003F18C2"/>
    <w:rsid w:val="003F30D6"/>
    <w:rsid w:val="003F3BA9"/>
    <w:rsid w:val="003F73D8"/>
    <w:rsid w:val="00402F18"/>
    <w:rsid w:val="00406F1D"/>
    <w:rsid w:val="00410CC8"/>
    <w:rsid w:val="00411EA4"/>
    <w:rsid w:val="00413B74"/>
    <w:rsid w:val="00417DC3"/>
    <w:rsid w:val="00423CAE"/>
    <w:rsid w:val="00425291"/>
    <w:rsid w:val="0042552D"/>
    <w:rsid w:val="00430774"/>
    <w:rsid w:val="00430B95"/>
    <w:rsid w:val="00432625"/>
    <w:rsid w:val="00433033"/>
    <w:rsid w:val="00433B1B"/>
    <w:rsid w:val="004341B5"/>
    <w:rsid w:val="00434919"/>
    <w:rsid w:val="00436BC9"/>
    <w:rsid w:val="00440A94"/>
    <w:rsid w:val="004505EA"/>
    <w:rsid w:val="0045171C"/>
    <w:rsid w:val="00451FA2"/>
    <w:rsid w:val="004529B9"/>
    <w:rsid w:val="0045324B"/>
    <w:rsid w:val="004542CA"/>
    <w:rsid w:val="00454C94"/>
    <w:rsid w:val="0046235B"/>
    <w:rsid w:val="004630A6"/>
    <w:rsid w:val="00464BFF"/>
    <w:rsid w:val="00466574"/>
    <w:rsid w:val="004700E5"/>
    <w:rsid w:val="0047108C"/>
    <w:rsid w:val="0047169D"/>
    <w:rsid w:val="004747F8"/>
    <w:rsid w:val="00474BE6"/>
    <w:rsid w:val="004760A2"/>
    <w:rsid w:val="00476D05"/>
    <w:rsid w:val="00481122"/>
    <w:rsid w:val="004815D4"/>
    <w:rsid w:val="0048219B"/>
    <w:rsid w:val="004829CD"/>
    <w:rsid w:val="00483DD0"/>
    <w:rsid w:val="0048436E"/>
    <w:rsid w:val="004847E4"/>
    <w:rsid w:val="00486146"/>
    <w:rsid w:val="0048655E"/>
    <w:rsid w:val="00490C26"/>
    <w:rsid w:val="00491ED2"/>
    <w:rsid w:val="00492968"/>
    <w:rsid w:val="004A0870"/>
    <w:rsid w:val="004A4AD2"/>
    <w:rsid w:val="004A7CC1"/>
    <w:rsid w:val="004B149B"/>
    <w:rsid w:val="004B3188"/>
    <w:rsid w:val="004C1522"/>
    <w:rsid w:val="004C3080"/>
    <w:rsid w:val="004C77EE"/>
    <w:rsid w:val="004D0835"/>
    <w:rsid w:val="004D0ADD"/>
    <w:rsid w:val="004D2463"/>
    <w:rsid w:val="004D2B65"/>
    <w:rsid w:val="004D3A59"/>
    <w:rsid w:val="004D40F4"/>
    <w:rsid w:val="004D51C2"/>
    <w:rsid w:val="004D6206"/>
    <w:rsid w:val="004D65EA"/>
    <w:rsid w:val="004D6945"/>
    <w:rsid w:val="004D6C9C"/>
    <w:rsid w:val="004D737D"/>
    <w:rsid w:val="004E03C2"/>
    <w:rsid w:val="004E726E"/>
    <w:rsid w:val="004E7D7F"/>
    <w:rsid w:val="004F02E8"/>
    <w:rsid w:val="004F04EE"/>
    <w:rsid w:val="004F06E8"/>
    <w:rsid w:val="004F660C"/>
    <w:rsid w:val="004F7D35"/>
    <w:rsid w:val="00501ABD"/>
    <w:rsid w:val="00501E00"/>
    <w:rsid w:val="005025B8"/>
    <w:rsid w:val="00503A3E"/>
    <w:rsid w:val="0050427D"/>
    <w:rsid w:val="00507962"/>
    <w:rsid w:val="00510066"/>
    <w:rsid w:val="00512578"/>
    <w:rsid w:val="005144C4"/>
    <w:rsid w:val="00516FD9"/>
    <w:rsid w:val="00517224"/>
    <w:rsid w:val="00521403"/>
    <w:rsid w:val="005230B0"/>
    <w:rsid w:val="00531958"/>
    <w:rsid w:val="00531991"/>
    <w:rsid w:val="0053272D"/>
    <w:rsid w:val="00532A13"/>
    <w:rsid w:val="005340F9"/>
    <w:rsid w:val="00535AD1"/>
    <w:rsid w:val="00540ED1"/>
    <w:rsid w:val="00541210"/>
    <w:rsid w:val="005434E7"/>
    <w:rsid w:val="005440EA"/>
    <w:rsid w:val="00552BEC"/>
    <w:rsid w:val="005535CE"/>
    <w:rsid w:val="00553BC3"/>
    <w:rsid w:val="0055526E"/>
    <w:rsid w:val="005560DF"/>
    <w:rsid w:val="0056320E"/>
    <w:rsid w:val="00565880"/>
    <w:rsid w:val="005658BF"/>
    <w:rsid w:val="00567796"/>
    <w:rsid w:val="00570D0A"/>
    <w:rsid w:val="00571BAE"/>
    <w:rsid w:val="005824EA"/>
    <w:rsid w:val="00583EB0"/>
    <w:rsid w:val="00584143"/>
    <w:rsid w:val="005854DE"/>
    <w:rsid w:val="00585512"/>
    <w:rsid w:val="005906BF"/>
    <w:rsid w:val="00590A98"/>
    <w:rsid w:val="005931C6"/>
    <w:rsid w:val="005A1948"/>
    <w:rsid w:val="005A1CB1"/>
    <w:rsid w:val="005A2F1F"/>
    <w:rsid w:val="005A51B3"/>
    <w:rsid w:val="005A5838"/>
    <w:rsid w:val="005B3A35"/>
    <w:rsid w:val="005B452F"/>
    <w:rsid w:val="005B68C4"/>
    <w:rsid w:val="005B721D"/>
    <w:rsid w:val="005B76FA"/>
    <w:rsid w:val="005C0697"/>
    <w:rsid w:val="005C3D0C"/>
    <w:rsid w:val="005D1DED"/>
    <w:rsid w:val="005D2CDD"/>
    <w:rsid w:val="005D543F"/>
    <w:rsid w:val="005D6695"/>
    <w:rsid w:val="005D66F7"/>
    <w:rsid w:val="005D7053"/>
    <w:rsid w:val="005E0B88"/>
    <w:rsid w:val="005E7E95"/>
    <w:rsid w:val="005E7FDF"/>
    <w:rsid w:val="005F0CDC"/>
    <w:rsid w:val="005F227B"/>
    <w:rsid w:val="005F4F0C"/>
    <w:rsid w:val="005F5C4C"/>
    <w:rsid w:val="005F63C2"/>
    <w:rsid w:val="005F78EF"/>
    <w:rsid w:val="00601DC5"/>
    <w:rsid w:val="00607836"/>
    <w:rsid w:val="006130B2"/>
    <w:rsid w:val="00613A24"/>
    <w:rsid w:val="00615D7B"/>
    <w:rsid w:val="006176BB"/>
    <w:rsid w:val="00620A41"/>
    <w:rsid w:val="006236B2"/>
    <w:rsid w:val="006240C3"/>
    <w:rsid w:val="00624F85"/>
    <w:rsid w:val="006279A1"/>
    <w:rsid w:val="0063121E"/>
    <w:rsid w:val="00631AB1"/>
    <w:rsid w:val="0063397F"/>
    <w:rsid w:val="00634E47"/>
    <w:rsid w:val="00637A4E"/>
    <w:rsid w:val="006400C6"/>
    <w:rsid w:val="0064083D"/>
    <w:rsid w:val="00641F7A"/>
    <w:rsid w:val="006420DB"/>
    <w:rsid w:val="00642C02"/>
    <w:rsid w:val="006443AC"/>
    <w:rsid w:val="00645AC0"/>
    <w:rsid w:val="00646EF4"/>
    <w:rsid w:val="0064737A"/>
    <w:rsid w:val="00647FBA"/>
    <w:rsid w:val="00651F53"/>
    <w:rsid w:val="0065225F"/>
    <w:rsid w:val="00652EF1"/>
    <w:rsid w:val="00653BC2"/>
    <w:rsid w:val="00656F6F"/>
    <w:rsid w:val="006573E7"/>
    <w:rsid w:val="00657A04"/>
    <w:rsid w:val="00661447"/>
    <w:rsid w:val="006620C3"/>
    <w:rsid w:val="006633FF"/>
    <w:rsid w:val="0066446B"/>
    <w:rsid w:val="00670D03"/>
    <w:rsid w:val="00673047"/>
    <w:rsid w:val="00675E9D"/>
    <w:rsid w:val="00683707"/>
    <w:rsid w:val="00691F39"/>
    <w:rsid w:val="0069342B"/>
    <w:rsid w:val="006940D8"/>
    <w:rsid w:val="00695471"/>
    <w:rsid w:val="006958B3"/>
    <w:rsid w:val="006961A9"/>
    <w:rsid w:val="00696F2D"/>
    <w:rsid w:val="006B0891"/>
    <w:rsid w:val="006B2EBE"/>
    <w:rsid w:val="006B6100"/>
    <w:rsid w:val="006C4ADA"/>
    <w:rsid w:val="006D1084"/>
    <w:rsid w:val="006D46F3"/>
    <w:rsid w:val="006D7CA2"/>
    <w:rsid w:val="006E2959"/>
    <w:rsid w:val="006F1FD2"/>
    <w:rsid w:val="006F28E9"/>
    <w:rsid w:val="006F48B6"/>
    <w:rsid w:val="006F6539"/>
    <w:rsid w:val="006F6A8B"/>
    <w:rsid w:val="00701A02"/>
    <w:rsid w:val="00706FF6"/>
    <w:rsid w:val="007109B5"/>
    <w:rsid w:val="0071173F"/>
    <w:rsid w:val="00714B7A"/>
    <w:rsid w:val="007262B9"/>
    <w:rsid w:val="00726C0C"/>
    <w:rsid w:val="00730CCE"/>
    <w:rsid w:val="00733323"/>
    <w:rsid w:val="00733B5E"/>
    <w:rsid w:val="007357B0"/>
    <w:rsid w:val="00737F99"/>
    <w:rsid w:val="00741DA7"/>
    <w:rsid w:val="0075329F"/>
    <w:rsid w:val="00755F97"/>
    <w:rsid w:val="00756653"/>
    <w:rsid w:val="007613E6"/>
    <w:rsid w:val="0076162A"/>
    <w:rsid w:val="00761F4D"/>
    <w:rsid w:val="007631D6"/>
    <w:rsid w:val="00766032"/>
    <w:rsid w:val="0076645A"/>
    <w:rsid w:val="007708EF"/>
    <w:rsid w:val="00773CBA"/>
    <w:rsid w:val="00775D9B"/>
    <w:rsid w:val="00777128"/>
    <w:rsid w:val="007777D7"/>
    <w:rsid w:val="00783F4B"/>
    <w:rsid w:val="00784370"/>
    <w:rsid w:val="0079279D"/>
    <w:rsid w:val="007A0BE1"/>
    <w:rsid w:val="007A1633"/>
    <w:rsid w:val="007A367D"/>
    <w:rsid w:val="007A4EAA"/>
    <w:rsid w:val="007A5BED"/>
    <w:rsid w:val="007A62D2"/>
    <w:rsid w:val="007A733D"/>
    <w:rsid w:val="007A79F7"/>
    <w:rsid w:val="007A7CF7"/>
    <w:rsid w:val="007A7DC5"/>
    <w:rsid w:val="007B1805"/>
    <w:rsid w:val="007C005F"/>
    <w:rsid w:val="007C1E72"/>
    <w:rsid w:val="007C56E9"/>
    <w:rsid w:val="007C5B9B"/>
    <w:rsid w:val="007D18D3"/>
    <w:rsid w:val="007D18E7"/>
    <w:rsid w:val="007D191A"/>
    <w:rsid w:val="007D5711"/>
    <w:rsid w:val="007D7F01"/>
    <w:rsid w:val="007E2144"/>
    <w:rsid w:val="007E39E0"/>
    <w:rsid w:val="007E7134"/>
    <w:rsid w:val="007F0504"/>
    <w:rsid w:val="007F13B4"/>
    <w:rsid w:val="007F1AF5"/>
    <w:rsid w:val="007F75FD"/>
    <w:rsid w:val="008025DC"/>
    <w:rsid w:val="00803607"/>
    <w:rsid w:val="0080374E"/>
    <w:rsid w:val="00806EA8"/>
    <w:rsid w:val="00806F5D"/>
    <w:rsid w:val="00812F54"/>
    <w:rsid w:val="00813F55"/>
    <w:rsid w:val="00815CC2"/>
    <w:rsid w:val="00816B73"/>
    <w:rsid w:val="008170EF"/>
    <w:rsid w:val="008179E8"/>
    <w:rsid w:val="00827A74"/>
    <w:rsid w:val="0083076F"/>
    <w:rsid w:val="00830CF5"/>
    <w:rsid w:val="008369A8"/>
    <w:rsid w:val="00836AA7"/>
    <w:rsid w:val="008401EB"/>
    <w:rsid w:val="008405B3"/>
    <w:rsid w:val="00842C1D"/>
    <w:rsid w:val="00845804"/>
    <w:rsid w:val="00847243"/>
    <w:rsid w:val="00847BC6"/>
    <w:rsid w:val="008535C9"/>
    <w:rsid w:val="008549A4"/>
    <w:rsid w:val="00855593"/>
    <w:rsid w:val="008555FA"/>
    <w:rsid w:val="008565FD"/>
    <w:rsid w:val="00857A8E"/>
    <w:rsid w:val="008603FF"/>
    <w:rsid w:val="00861524"/>
    <w:rsid w:val="00870023"/>
    <w:rsid w:val="00871EC8"/>
    <w:rsid w:val="00874528"/>
    <w:rsid w:val="00875077"/>
    <w:rsid w:val="00882140"/>
    <w:rsid w:val="008828B1"/>
    <w:rsid w:val="00885A3A"/>
    <w:rsid w:val="00887FCC"/>
    <w:rsid w:val="008902EC"/>
    <w:rsid w:val="0089121E"/>
    <w:rsid w:val="0089184B"/>
    <w:rsid w:val="008932B5"/>
    <w:rsid w:val="00894F8E"/>
    <w:rsid w:val="00896E7D"/>
    <w:rsid w:val="008A64F8"/>
    <w:rsid w:val="008A7223"/>
    <w:rsid w:val="008B0095"/>
    <w:rsid w:val="008B477E"/>
    <w:rsid w:val="008B6AC9"/>
    <w:rsid w:val="008C3EBE"/>
    <w:rsid w:val="008C6C53"/>
    <w:rsid w:val="008C7D8A"/>
    <w:rsid w:val="008D032D"/>
    <w:rsid w:val="008D367B"/>
    <w:rsid w:val="008D53B9"/>
    <w:rsid w:val="008D5A25"/>
    <w:rsid w:val="008D6507"/>
    <w:rsid w:val="008E165C"/>
    <w:rsid w:val="008E4AA9"/>
    <w:rsid w:val="008F126B"/>
    <w:rsid w:val="008F314A"/>
    <w:rsid w:val="00901416"/>
    <w:rsid w:val="00903BD4"/>
    <w:rsid w:val="00907512"/>
    <w:rsid w:val="00911118"/>
    <w:rsid w:val="00911733"/>
    <w:rsid w:val="009121D9"/>
    <w:rsid w:val="00915C0F"/>
    <w:rsid w:val="00916F57"/>
    <w:rsid w:val="00917C07"/>
    <w:rsid w:val="00917C58"/>
    <w:rsid w:val="0092016D"/>
    <w:rsid w:val="00920216"/>
    <w:rsid w:val="00921D01"/>
    <w:rsid w:val="009224B6"/>
    <w:rsid w:val="009240CF"/>
    <w:rsid w:val="009245CD"/>
    <w:rsid w:val="00932761"/>
    <w:rsid w:val="00936076"/>
    <w:rsid w:val="009363F9"/>
    <w:rsid w:val="009377F5"/>
    <w:rsid w:val="00940935"/>
    <w:rsid w:val="00943234"/>
    <w:rsid w:val="00944F79"/>
    <w:rsid w:val="009507AF"/>
    <w:rsid w:val="00953BEE"/>
    <w:rsid w:val="00955752"/>
    <w:rsid w:val="00957681"/>
    <w:rsid w:val="00960AEE"/>
    <w:rsid w:val="00962F04"/>
    <w:rsid w:val="00964058"/>
    <w:rsid w:val="00964B87"/>
    <w:rsid w:val="0096501F"/>
    <w:rsid w:val="00966B96"/>
    <w:rsid w:val="0097335E"/>
    <w:rsid w:val="00973701"/>
    <w:rsid w:val="00973A57"/>
    <w:rsid w:val="0097656C"/>
    <w:rsid w:val="0098073E"/>
    <w:rsid w:val="00980D18"/>
    <w:rsid w:val="00980D6F"/>
    <w:rsid w:val="0098180D"/>
    <w:rsid w:val="00981A2E"/>
    <w:rsid w:val="00986F56"/>
    <w:rsid w:val="00992705"/>
    <w:rsid w:val="00992D08"/>
    <w:rsid w:val="0099349A"/>
    <w:rsid w:val="009A0529"/>
    <w:rsid w:val="009A5A6A"/>
    <w:rsid w:val="009A616C"/>
    <w:rsid w:val="009B1D3E"/>
    <w:rsid w:val="009B3344"/>
    <w:rsid w:val="009B3E47"/>
    <w:rsid w:val="009B455F"/>
    <w:rsid w:val="009C3E16"/>
    <w:rsid w:val="009C5F44"/>
    <w:rsid w:val="009D0DE4"/>
    <w:rsid w:val="009E104D"/>
    <w:rsid w:val="009E3BB9"/>
    <w:rsid w:val="009E3DEA"/>
    <w:rsid w:val="009E4931"/>
    <w:rsid w:val="009E67F5"/>
    <w:rsid w:val="009F3968"/>
    <w:rsid w:val="009F7F0E"/>
    <w:rsid w:val="00A020F2"/>
    <w:rsid w:val="00A04FF3"/>
    <w:rsid w:val="00A1163E"/>
    <w:rsid w:val="00A12ADB"/>
    <w:rsid w:val="00A1540A"/>
    <w:rsid w:val="00A20278"/>
    <w:rsid w:val="00A208AA"/>
    <w:rsid w:val="00A22EE0"/>
    <w:rsid w:val="00A2393C"/>
    <w:rsid w:val="00A30BA7"/>
    <w:rsid w:val="00A33186"/>
    <w:rsid w:val="00A344F8"/>
    <w:rsid w:val="00A34B71"/>
    <w:rsid w:val="00A365DE"/>
    <w:rsid w:val="00A36DDE"/>
    <w:rsid w:val="00A36F99"/>
    <w:rsid w:val="00A4031B"/>
    <w:rsid w:val="00A41FF6"/>
    <w:rsid w:val="00A45496"/>
    <w:rsid w:val="00A479C7"/>
    <w:rsid w:val="00A54547"/>
    <w:rsid w:val="00A55611"/>
    <w:rsid w:val="00A55B72"/>
    <w:rsid w:val="00A5658F"/>
    <w:rsid w:val="00A60705"/>
    <w:rsid w:val="00A622D5"/>
    <w:rsid w:val="00A64426"/>
    <w:rsid w:val="00A717B3"/>
    <w:rsid w:val="00A728AF"/>
    <w:rsid w:val="00A7737C"/>
    <w:rsid w:val="00A77B66"/>
    <w:rsid w:val="00A84509"/>
    <w:rsid w:val="00A84A15"/>
    <w:rsid w:val="00A85611"/>
    <w:rsid w:val="00A90A5F"/>
    <w:rsid w:val="00A91FE2"/>
    <w:rsid w:val="00A97B0B"/>
    <w:rsid w:val="00AA2D4C"/>
    <w:rsid w:val="00AA708D"/>
    <w:rsid w:val="00AB0237"/>
    <w:rsid w:val="00AB14BC"/>
    <w:rsid w:val="00AB73B4"/>
    <w:rsid w:val="00AB7B14"/>
    <w:rsid w:val="00AB7EC4"/>
    <w:rsid w:val="00AC0A8B"/>
    <w:rsid w:val="00AC210E"/>
    <w:rsid w:val="00AC71B0"/>
    <w:rsid w:val="00AD088F"/>
    <w:rsid w:val="00AD3A8B"/>
    <w:rsid w:val="00AD406B"/>
    <w:rsid w:val="00AD5F27"/>
    <w:rsid w:val="00AD7A46"/>
    <w:rsid w:val="00AE5FA6"/>
    <w:rsid w:val="00AF4E98"/>
    <w:rsid w:val="00B00116"/>
    <w:rsid w:val="00B01C01"/>
    <w:rsid w:val="00B020E6"/>
    <w:rsid w:val="00B072FB"/>
    <w:rsid w:val="00B076A5"/>
    <w:rsid w:val="00B10C18"/>
    <w:rsid w:val="00B15264"/>
    <w:rsid w:val="00B215FC"/>
    <w:rsid w:val="00B21D39"/>
    <w:rsid w:val="00B225BD"/>
    <w:rsid w:val="00B23B67"/>
    <w:rsid w:val="00B24863"/>
    <w:rsid w:val="00B325B2"/>
    <w:rsid w:val="00B32AC5"/>
    <w:rsid w:val="00B333D9"/>
    <w:rsid w:val="00B35603"/>
    <w:rsid w:val="00B374AF"/>
    <w:rsid w:val="00B4069E"/>
    <w:rsid w:val="00B42520"/>
    <w:rsid w:val="00B51DA9"/>
    <w:rsid w:val="00B51F24"/>
    <w:rsid w:val="00B530F6"/>
    <w:rsid w:val="00B54D89"/>
    <w:rsid w:val="00B55BE3"/>
    <w:rsid w:val="00B578CA"/>
    <w:rsid w:val="00B57A55"/>
    <w:rsid w:val="00B57DBA"/>
    <w:rsid w:val="00B611F2"/>
    <w:rsid w:val="00B61D93"/>
    <w:rsid w:val="00B630FB"/>
    <w:rsid w:val="00B63204"/>
    <w:rsid w:val="00B7028B"/>
    <w:rsid w:val="00B71BC5"/>
    <w:rsid w:val="00B72287"/>
    <w:rsid w:val="00B728D1"/>
    <w:rsid w:val="00B73A74"/>
    <w:rsid w:val="00B82417"/>
    <w:rsid w:val="00B828B0"/>
    <w:rsid w:val="00B85B77"/>
    <w:rsid w:val="00B93A7C"/>
    <w:rsid w:val="00B953BE"/>
    <w:rsid w:val="00B96FF5"/>
    <w:rsid w:val="00B97458"/>
    <w:rsid w:val="00BA1776"/>
    <w:rsid w:val="00BA2F74"/>
    <w:rsid w:val="00BA345E"/>
    <w:rsid w:val="00BA34DB"/>
    <w:rsid w:val="00BB4825"/>
    <w:rsid w:val="00BC146C"/>
    <w:rsid w:val="00BC45D8"/>
    <w:rsid w:val="00BC5730"/>
    <w:rsid w:val="00BC727B"/>
    <w:rsid w:val="00BD0905"/>
    <w:rsid w:val="00BD4689"/>
    <w:rsid w:val="00BD55CC"/>
    <w:rsid w:val="00BE16D8"/>
    <w:rsid w:val="00BE6785"/>
    <w:rsid w:val="00BE76EF"/>
    <w:rsid w:val="00BF0065"/>
    <w:rsid w:val="00BF143A"/>
    <w:rsid w:val="00BF37DC"/>
    <w:rsid w:val="00BF4FCF"/>
    <w:rsid w:val="00C008E4"/>
    <w:rsid w:val="00C01709"/>
    <w:rsid w:val="00C10202"/>
    <w:rsid w:val="00C10835"/>
    <w:rsid w:val="00C13B93"/>
    <w:rsid w:val="00C21503"/>
    <w:rsid w:val="00C24AAB"/>
    <w:rsid w:val="00C27D87"/>
    <w:rsid w:val="00C3139C"/>
    <w:rsid w:val="00C32B5E"/>
    <w:rsid w:val="00C34006"/>
    <w:rsid w:val="00C360B0"/>
    <w:rsid w:val="00C37707"/>
    <w:rsid w:val="00C3786A"/>
    <w:rsid w:val="00C50E1F"/>
    <w:rsid w:val="00C51D65"/>
    <w:rsid w:val="00C565ED"/>
    <w:rsid w:val="00C609D1"/>
    <w:rsid w:val="00C6582E"/>
    <w:rsid w:val="00C66C80"/>
    <w:rsid w:val="00C74610"/>
    <w:rsid w:val="00C7546E"/>
    <w:rsid w:val="00C756DA"/>
    <w:rsid w:val="00C82181"/>
    <w:rsid w:val="00C85559"/>
    <w:rsid w:val="00C87B54"/>
    <w:rsid w:val="00C934FC"/>
    <w:rsid w:val="00CA1D22"/>
    <w:rsid w:val="00CA3FE6"/>
    <w:rsid w:val="00CA41B6"/>
    <w:rsid w:val="00CA51E5"/>
    <w:rsid w:val="00CA6E4A"/>
    <w:rsid w:val="00CB109A"/>
    <w:rsid w:val="00CB1E3A"/>
    <w:rsid w:val="00CB44C9"/>
    <w:rsid w:val="00CB704D"/>
    <w:rsid w:val="00CC027E"/>
    <w:rsid w:val="00CC0735"/>
    <w:rsid w:val="00CC2A17"/>
    <w:rsid w:val="00CC7C4F"/>
    <w:rsid w:val="00CD04CF"/>
    <w:rsid w:val="00CD0953"/>
    <w:rsid w:val="00CD1E68"/>
    <w:rsid w:val="00CD4BED"/>
    <w:rsid w:val="00CD4FDF"/>
    <w:rsid w:val="00CD737F"/>
    <w:rsid w:val="00CE7F7D"/>
    <w:rsid w:val="00CF035A"/>
    <w:rsid w:val="00CF05DD"/>
    <w:rsid w:val="00CF5315"/>
    <w:rsid w:val="00CF758A"/>
    <w:rsid w:val="00D00319"/>
    <w:rsid w:val="00D01B16"/>
    <w:rsid w:val="00D1041D"/>
    <w:rsid w:val="00D16C73"/>
    <w:rsid w:val="00D16E69"/>
    <w:rsid w:val="00D23814"/>
    <w:rsid w:val="00D24D98"/>
    <w:rsid w:val="00D31012"/>
    <w:rsid w:val="00D338B6"/>
    <w:rsid w:val="00D35890"/>
    <w:rsid w:val="00D47CBC"/>
    <w:rsid w:val="00D50D2F"/>
    <w:rsid w:val="00D51849"/>
    <w:rsid w:val="00D518C1"/>
    <w:rsid w:val="00D53935"/>
    <w:rsid w:val="00D53D41"/>
    <w:rsid w:val="00D56892"/>
    <w:rsid w:val="00D63B40"/>
    <w:rsid w:val="00D65984"/>
    <w:rsid w:val="00D70147"/>
    <w:rsid w:val="00D70A19"/>
    <w:rsid w:val="00D70F89"/>
    <w:rsid w:val="00D72F9F"/>
    <w:rsid w:val="00D81456"/>
    <w:rsid w:val="00D87222"/>
    <w:rsid w:val="00D91776"/>
    <w:rsid w:val="00D92FCD"/>
    <w:rsid w:val="00D95111"/>
    <w:rsid w:val="00D95B8D"/>
    <w:rsid w:val="00D9603B"/>
    <w:rsid w:val="00D967F7"/>
    <w:rsid w:val="00DA1BD2"/>
    <w:rsid w:val="00DA43D5"/>
    <w:rsid w:val="00DA4552"/>
    <w:rsid w:val="00DB1581"/>
    <w:rsid w:val="00DB29A9"/>
    <w:rsid w:val="00DB417E"/>
    <w:rsid w:val="00DB5759"/>
    <w:rsid w:val="00DB5F1C"/>
    <w:rsid w:val="00DC0046"/>
    <w:rsid w:val="00DC156D"/>
    <w:rsid w:val="00DC1824"/>
    <w:rsid w:val="00DC357A"/>
    <w:rsid w:val="00DC4AB5"/>
    <w:rsid w:val="00DC636D"/>
    <w:rsid w:val="00DC66C2"/>
    <w:rsid w:val="00DC7019"/>
    <w:rsid w:val="00DC7AD4"/>
    <w:rsid w:val="00DD1EFF"/>
    <w:rsid w:val="00DD2E84"/>
    <w:rsid w:val="00DD2F9F"/>
    <w:rsid w:val="00DD41A8"/>
    <w:rsid w:val="00DD6E35"/>
    <w:rsid w:val="00DD6E8F"/>
    <w:rsid w:val="00DE332C"/>
    <w:rsid w:val="00DE3521"/>
    <w:rsid w:val="00DE469E"/>
    <w:rsid w:val="00DE47CD"/>
    <w:rsid w:val="00DE5AD5"/>
    <w:rsid w:val="00DE650F"/>
    <w:rsid w:val="00DF5929"/>
    <w:rsid w:val="00DF6B74"/>
    <w:rsid w:val="00DF6D33"/>
    <w:rsid w:val="00E000E0"/>
    <w:rsid w:val="00E03394"/>
    <w:rsid w:val="00E043CF"/>
    <w:rsid w:val="00E04661"/>
    <w:rsid w:val="00E0688D"/>
    <w:rsid w:val="00E06D1E"/>
    <w:rsid w:val="00E07677"/>
    <w:rsid w:val="00E11FD8"/>
    <w:rsid w:val="00E130EB"/>
    <w:rsid w:val="00E16201"/>
    <w:rsid w:val="00E16E1F"/>
    <w:rsid w:val="00E17FA2"/>
    <w:rsid w:val="00E20354"/>
    <w:rsid w:val="00E20599"/>
    <w:rsid w:val="00E20867"/>
    <w:rsid w:val="00E21EEB"/>
    <w:rsid w:val="00E22ED7"/>
    <w:rsid w:val="00E23DB2"/>
    <w:rsid w:val="00E263F4"/>
    <w:rsid w:val="00E31B63"/>
    <w:rsid w:val="00E3312E"/>
    <w:rsid w:val="00E4009B"/>
    <w:rsid w:val="00E42B09"/>
    <w:rsid w:val="00E55CBD"/>
    <w:rsid w:val="00E614F7"/>
    <w:rsid w:val="00E61655"/>
    <w:rsid w:val="00E63138"/>
    <w:rsid w:val="00E64AA0"/>
    <w:rsid w:val="00E65508"/>
    <w:rsid w:val="00E65D0C"/>
    <w:rsid w:val="00E673C1"/>
    <w:rsid w:val="00E6760E"/>
    <w:rsid w:val="00E71ACD"/>
    <w:rsid w:val="00E725A8"/>
    <w:rsid w:val="00E7485B"/>
    <w:rsid w:val="00E7589C"/>
    <w:rsid w:val="00E80CD9"/>
    <w:rsid w:val="00E81FC8"/>
    <w:rsid w:val="00E82228"/>
    <w:rsid w:val="00E83104"/>
    <w:rsid w:val="00E837C8"/>
    <w:rsid w:val="00E84B8D"/>
    <w:rsid w:val="00E86773"/>
    <w:rsid w:val="00E86942"/>
    <w:rsid w:val="00E91F30"/>
    <w:rsid w:val="00E9282F"/>
    <w:rsid w:val="00E93263"/>
    <w:rsid w:val="00E966E0"/>
    <w:rsid w:val="00EA1139"/>
    <w:rsid w:val="00EA1A4A"/>
    <w:rsid w:val="00EA27CD"/>
    <w:rsid w:val="00EA4B65"/>
    <w:rsid w:val="00EA56DE"/>
    <w:rsid w:val="00EB22EE"/>
    <w:rsid w:val="00EB2F46"/>
    <w:rsid w:val="00EB6E94"/>
    <w:rsid w:val="00EC0517"/>
    <w:rsid w:val="00EC0A56"/>
    <w:rsid w:val="00EC124E"/>
    <w:rsid w:val="00EC59F5"/>
    <w:rsid w:val="00EC59FA"/>
    <w:rsid w:val="00EC5B34"/>
    <w:rsid w:val="00EC7B9F"/>
    <w:rsid w:val="00EC7E6D"/>
    <w:rsid w:val="00ED09CA"/>
    <w:rsid w:val="00ED0DB1"/>
    <w:rsid w:val="00ED150A"/>
    <w:rsid w:val="00ED3944"/>
    <w:rsid w:val="00EE78CA"/>
    <w:rsid w:val="00EF00B3"/>
    <w:rsid w:val="00EF4613"/>
    <w:rsid w:val="00EF70D7"/>
    <w:rsid w:val="00EF772A"/>
    <w:rsid w:val="00F0271A"/>
    <w:rsid w:val="00F05663"/>
    <w:rsid w:val="00F05E6C"/>
    <w:rsid w:val="00F079EC"/>
    <w:rsid w:val="00F07AD7"/>
    <w:rsid w:val="00F100D2"/>
    <w:rsid w:val="00F13471"/>
    <w:rsid w:val="00F16565"/>
    <w:rsid w:val="00F2145A"/>
    <w:rsid w:val="00F22769"/>
    <w:rsid w:val="00F23A60"/>
    <w:rsid w:val="00F2644C"/>
    <w:rsid w:val="00F33783"/>
    <w:rsid w:val="00F33AD7"/>
    <w:rsid w:val="00F47667"/>
    <w:rsid w:val="00F47995"/>
    <w:rsid w:val="00F50498"/>
    <w:rsid w:val="00F5109B"/>
    <w:rsid w:val="00F5141F"/>
    <w:rsid w:val="00F562B6"/>
    <w:rsid w:val="00F57F05"/>
    <w:rsid w:val="00F61F2E"/>
    <w:rsid w:val="00F64B73"/>
    <w:rsid w:val="00F71346"/>
    <w:rsid w:val="00F75F37"/>
    <w:rsid w:val="00F764AB"/>
    <w:rsid w:val="00F80051"/>
    <w:rsid w:val="00F80426"/>
    <w:rsid w:val="00F80E20"/>
    <w:rsid w:val="00F839F0"/>
    <w:rsid w:val="00F8553A"/>
    <w:rsid w:val="00F903E5"/>
    <w:rsid w:val="00F90771"/>
    <w:rsid w:val="00F95037"/>
    <w:rsid w:val="00FA1911"/>
    <w:rsid w:val="00FA38BC"/>
    <w:rsid w:val="00FA55E1"/>
    <w:rsid w:val="00FA6461"/>
    <w:rsid w:val="00FB009D"/>
    <w:rsid w:val="00FB22F0"/>
    <w:rsid w:val="00FC20C8"/>
    <w:rsid w:val="00FC2621"/>
    <w:rsid w:val="00FD0699"/>
    <w:rsid w:val="00FD265F"/>
    <w:rsid w:val="00FD435E"/>
    <w:rsid w:val="00FD6014"/>
    <w:rsid w:val="00FD6560"/>
    <w:rsid w:val="00FD6E2D"/>
    <w:rsid w:val="00FE0DF4"/>
    <w:rsid w:val="00FE1CFB"/>
    <w:rsid w:val="00FE22B0"/>
    <w:rsid w:val="00FE2451"/>
    <w:rsid w:val="00FE2849"/>
    <w:rsid w:val="00FE2CDC"/>
    <w:rsid w:val="00FF1B64"/>
    <w:rsid w:val="00FF204F"/>
    <w:rsid w:val="00FF20AB"/>
    <w:rsid w:val="00FF2F4A"/>
    <w:rsid w:val="00F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131B762-8E41-45D7-A094-B75E0E02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917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0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B46C567BA49643A8AE9DE74E1D9845" ma:contentTypeVersion="9" ma:contentTypeDescription="Crear nuevo documento." ma:contentTypeScope="" ma:versionID="ad4b8884baa80acb7ac006c86d4b4b9b">
  <xsd:schema xmlns:xsd="http://www.w3.org/2001/XMLSchema" xmlns:xs="http://www.w3.org/2001/XMLSchema" xmlns:p="http://schemas.microsoft.com/office/2006/metadata/properties" xmlns:ns3="0ef87bf2-811e-4104-9077-dad5df46a1c6" xmlns:ns4="f3670f91-01dc-4e90-a819-182eb7b38f46" targetNamespace="http://schemas.microsoft.com/office/2006/metadata/properties" ma:root="true" ma:fieldsID="87536984223db6e2e8c000542436d5c6" ns3:_="" ns4:_="">
    <xsd:import namespace="0ef87bf2-811e-4104-9077-dad5df46a1c6"/>
    <xsd:import namespace="f3670f91-01dc-4e90-a819-182eb7b38f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7bf2-811e-4104-9077-dad5df46a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70f91-01dc-4e90-a819-182eb7b38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f87bf2-811e-4104-9077-dad5df46a1c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45C870-4582-4476-9226-B87AF347B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87bf2-811e-4104-9077-dad5df46a1c6"/>
    <ds:schemaRef ds:uri="f3670f91-01dc-4e90-a819-182eb7b38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9C3E16-31DA-435A-BD8F-42F8C64315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EA5E30-AACD-47FF-9329-5729ABB5FAFA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elements/1.1/"/>
    <ds:schemaRef ds:uri="0ef87bf2-811e-4104-9077-dad5df46a1c6"/>
    <ds:schemaRef ds:uri="http://schemas.microsoft.com/office/2006/documentManagement/types"/>
    <ds:schemaRef ds:uri="f3670f91-01dc-4e90-a819-182eb7b38f46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3332</Words>
  <Characters>18631</Characters>
  <Application>Microsoft Office Word</Application>
  <DocSecurity>0</DocSecurity>
  <Lines>1095</Lines>
  <Paragraphs>577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Castilla-La Mancha</Company>
  <LinksUpToDate>false</LinksUpToDate>
  <CharactersWithSpaces>21386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subject/>
  <dc:creator>usuario</dc:creator>
  <cp:keywords/>
  <cp:lastModifiedBy>PABLO RAMÓN PALAREA</cp:lastModifiedBy>
  <cp:revision>2</cp:revision>
  <dcterms:created xsi:type="dcterms:W3CDTF">2025-12-17T22:43:00Z</dcterms:created>
  <dcterms:modified xsi:type="dcterms:W3CDTF">2025-12-17T22:43:00Z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0x0101005BB46C567BA49643A8AE9DE74E1D9845</vt:lpwstr>
  </property>
</Properties>
</file>